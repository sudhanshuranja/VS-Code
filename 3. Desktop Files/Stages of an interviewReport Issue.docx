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26DCF" w14:textId="77777777" w:rsidR="000B28CB" w:rsidRPr="000B28CB" w:rsidRDefault="000B28CB" w:rsidP="000B28CB">
      <w:r w:rsidRPr="000B28CB">
        <w:rPr>
          <w:b/>
          <w:bCs/>
        </w:rPr>
        <w:t xml:space="preserve">  Stages of an </w:t>
      </w:r>
      <w:proofErr w:type="spellStart"/>
      <w:r w:rsidRPr="000B28CB">
        <w:rPr>
          <w:b/>
          <w:bCs/>
        </w:rPr>
        <w:t>interview</w:t>
      </w:r>
      <w:hyperlink r:id="rId5" w:tgtFrame="_blank" w:history="1">
        <w:r w:rsidRPr="000B28CB">
          <w:rPr>
            <w:rStyle w:val="Hyperlink"/>
          </w:rPr>
          <w:t>Report</w:t>
        </w:r>
        <w:proofErr w:type="spellEnd"/>
        <w:r w:rsidRPr="000B28CB">
          <w:rPr>
            <w:rStyle w:val="Hyperlink"/>
          </w:rPr>
          <w:t xml:space="preserve"> Issue</w:t>
        </w:r>
      </w:hyperlink>
    </w:p>
    <w:p w14:paraId="51EB818E" w14:textId="77777777" w:rsidR="000B28CB" w:rsidRPr="000B28CB" w:rsidRDefault="000B28CB" w:rsidP="000B28CB">
      <w:r w:rsidRPr="000B28CB">
        <w:pict w14:anchorId="039EE8BD">
          <v:rect id="_x0000_i1067" style="width:0;height:.75pt" o:hralign="center" o:hrstd="t" o:hr="t" fillcolor="#a0a0a0" stroked="f"/>
        </w:pict>
      </w:r>
    </w:p>
    <w:p w14:paraId="52D5F8E1" w14:textId="77777777" w:rsidR="000B28CB" w:rsidRPr="000B28CB" w:rsidRDefault="000B28CB" w:rsidP="000B28CB">
      <w:r w:rsidRPr="000B28CB">
        <w:t>Most algorithmic interview rounds are between 45 - 60 minutes. The interviews can be broken down into stages, and at each stage, there are multiple things you should do to maximize your chances of success. Let's break it down.</w:t>
      </w:r>
    </w:p>
    <w:p w14:paraId="75B9B6D6" w14:textId="77777777" w:rsidR="000B28CB" w:rsidRPr="000B28CB" w:rsidRDefault="000B28CB" w:rsidP="000B28CB">
      <w:r w:rsidRPr="000B28CB">
        <w:t>1. Introductions</w:t>
      </w:r>
    </w:p>
    <w:p w14:paraId="70A82D8B" w14:textId="77777777" w:rsidR="000B28CB" w:rsidRPr="000B28CB" w:rsidRDefault="000B28CB" w:rsidP="000B28CB">
      <w:r w:rsidRPr="000B28CB">
        <w:t>At the start of the interview, most of the time your interviewer will briefly introduce themselves and their role at the company, then ask you to introduce yourself.</w:t>
      </w:r>
    </w:p>
    <w:p w14:paraId="7EE82CCC" w14:textId="77777777" w:rsidR="000B28CB" w:rsidRPr="000B28CB" w:rsidRDefault="000B28CB" w:rsidP="000B28CB">
      <w:pPr>
        <w:numPr>
          <w:ilvl w:val="0"/>
          <w:numId w:val="1"/>
        </w:numPr>
      </w:pPr>
      <w:r w:rsidRPr="000B28CB">
        <w:t>Prepare and rehearse a brief introduction of yourself. It should summarize your education, work experience, and interests in 30-60 seconds.</w:t>
      </w:r>
    </w:p>
    <w:p w14:paraId="2C0B7F54" w14:textId="77777777" w:rsidR="000B28CB" w:rsidRPr="000B28CB" w:rsidRDefault="000B28CB" w:rsidP="000B28CB">
      <w:pPr>
        <w:numPr>
          <w:ilvl w:val="0"/>
          <w:numId w:val="1"/>
        </w:numPr>
      </w:pPr>
      <w:r w:rsidRPr="000B28CB">
        <w:t>Smile and speak with a confident voice.</w:t>
      </w:r>
    </w:p>
    <w:p w14:paraId="50207EAC" w14:textId="77777777" w:rsidR="000B28CB" w:rsidRPr="000B28CB" w:rsidRDefault="000B28CB" w:rsidP="000B28CB">
      <w:pPr>
        <w:numPr>
          <w:ilvl w:val="0"/>
          <w:numId w:val="1"/>
        </w:numPr>
      </w:pPr>
      <w:r w:rsidRPr="000B28CB">
        <w:t>When the interviewer is talking about their work at the company, pay attention - it will help to ask questions about it later.</w:t>
      </w:r>
    </w:p>
    <w:p w14:paraId="09A87F6E" w14:textId="77777777" w:rsidR="000B28CB" w:rsidRPr="000B28CB" w:rsidRDefault="000B28CB" w:rsidP="000B28CB">
      <w:pPr>
        <w:numPr>
          <w:ilvl w:val="0"/>
          <w:numId w:val="1"/>
        </w:numPr>
      </w:pPr>
      <w:r w:rsidRPr="000B28CB">
        <w:t>If the interviewer mentioned anything that you are also interested in, whether it be their work or a hobby, mention it.</w:t>
      </w:r>
    </w:p>
    <w:p w14:paraId="202D4481" w14:textId="77777777" w:rsidR="000B28CB" w:rsidRPr="000B28CB" w:rsidRDefault="000B28CB" w:rsidP="000B28CB">
      <w:r w:rsidRPr="000B28CB">
        <w:pict w14:anchorId="0253417A">
          <v:rect id="_x0000_i1068" style="width:0;height:.75pt" o:hralign="center" o:hrstd="t" o:hr="t" fillcolor="#a0a0a0" stroked="f"/>
        </w:pict>
      </w:r>
    </w:p>
    <w:p w14:paraId="03A9BC6B" w14:textId="77777777" w:rsidR="000B28CB" w:rsidRPr="000B28CB" w:rsidRDefault="000B28CB" w:rsidP="000B28CB">
      <w:r w:rsidRPr="000B28CB">
        <w:t>2. Problem statement</w:t>
      </w:r>
    </w:p>
    <w:p w14:paraId="21AE0726" w14:textId="77777777" w:rsidR="000B28CB" w:rsidRPr="000B28CB" w:rsidRDefault="000B28CB" w:rsidP="000B28CB">
      <w:r w:rsidRPr="000B28CB">
        <w:t xml:space="preserve">After introductions, your interviewer will give you a problem statement. If you're working in a shared text editor, they will most likely paste the problem description along with a test case into the </w:t>
      </w:r>
      <w:proofErr w:type="gramStart"/>
      <w:r w:rsidRPr="000B28CB">
        <w:t>editor, and</w:t>
      </w:r>
      <w:proofErr w:type="gramEnd"/>
      <w:r w:rsidRPr="000B28CB">
        <w:t xml:space="preserve"> then read the question to you.</w:t>
      </w:r>
    </w:p>
    <w:p w14:paraId="2C551213" w14:textId="77777777" w:rsidR="000B28CB" w:rsidRPr="000B28CB" w:rsidRDefault="000B28CB" w:rsidP="000B28CB">
      <w:pPr>
        <w:numPr>
          <w:ilvl w:val="0"/>
          <w:numId w:val="2"/>
        </w:numPr>
      </w:pPr>
      <w:r w:rsidRPr="000B28CB">
        <w:t>Make sure you fully understand the problem. After the interviewer has read the problem over, confirm what the problem is asking by paraphrasing it back to them.</w:t>
      </w:r>
    </w:p>
    <w:p w14:paraId="56A33180" w14:textId="77777777" w:rsidR="000B28CB" w:rsidRPr="000B28CB" w:rsidRDefault="000B28CB" w:rsidP="000B28CB">
      <w:pPr>
        <w:numPr>
          <w:ilvl w:val="0"/>
          <w:numId w:val="2"/>
        </w:numPr>
      </w:pPr>
      <w:r w:rsidRPr="000B28CB">
        <w:t>Ask clarifying questions regarding the input, for example:</w:t>
      </w:r>
    </w:p>
    <w:p w14:paraId="4DAEEA18" w14:textId="77777777" w:rsidR="000B28CB" w:rsidRPr="000B28CB" w:rsidRDefault="000B28CB" w:rsidP="000B28CB">
      <w:pPr>
        <w:numPr>
          <w:ilvl w:val="1"/>
          <w:numId w:val="2"/>
        </w:numPr>
      </w:pPr>
      <w:r w:rsidRPr="000B28CB">
        <w:t>Will the input only have integers, or could there be other types?</w:t>
      </w:r>
    </w:p>
    <w:p w14:paraId="4A577874" w14:textId="77777777" w:rsidR="000B28CB" w:rsidRPr="000B28CB" w:rsidRDefault="000B28CB" w:rsidP="000B28CB">
      <w:pPr>
        <w:numPr>
          <w:ilvl w:val="1"/>
          <w:numId w:val="2"/>
        </w:numPr>
      </w:pPr>
      <w:r w:rsidRPr="000B28CB">
        <w:t>Will the input be sorted or unsorted?</w:t>
      </w:r>
    </w:p>
    <w:p w14:paraId="18B4DCE6" w14:textId="77777777" w:rsidR="000B28CB" w:rsidRPr="000B28CB" w:rsidRDefault="000B28CB" w:rsidP="000B28CB">
      <w:pPr>
        <w:numPr>
          <w:ilvl w:val="1"/>
          <w:numId w:val="2"/>
        </w:numPr>
      </w:pPr>
      <w:r w:rsidRPr="000B28CB">
        <w:t xml:space="preserve">Is the input guaranteed to have </w:t>
      </w:r>
      <w:proofErr w:type="gramStart"/>
      <w:r w:rsidRPr="000B28CB">
        <w:t>elements</w:t>
      </w:r>
      <w:proofErr w:type="gramEnd"/>
      <w:r w:rsidRPr="000B28CB">
        <w:t xml:space="preserve"> or could it be empty?</w:t>
      </w:r>
    </w:p>
    <w:p w14:paraId="6D8B2677" w14:textId="77777777" w:rsidR="000B28CB" w:rsidRPr="000B28CB" w:rsidRDefault="000B28CB" w:rsidP="000B28CB">
      <w:pPr>
        <w:numPr>
          <w:ilvl w:val="1"/>
          <w:numId w:val="2"/>
        </w:numPr>
      </w:pPr>
      <w:r w:rsidRPr="000B28CB">
        <w:t>What should I do if an invalid input is given?</w:t>
      </w:r>
    </w:p>
    <w:p w14:paraId="0E4F84F1" w14:textId="30380268" w:rsidR="000B28CB" w:rsidRPr="000B28CB" w:rsidRDefault="000B28CB" w:rsidP="000B28CB">
      <w:pPr>
        <w:numPr>
          <w:ilvl w:val="0"/>
          <w:numId w:val="2"/>
        </w:numPr>
      </w:pPr>
      <w:r w:rsidRPr="000B28CB">
        <w:t>Ask about the expected input size. Sometimes, the interviewer will be vague, but if they do give you a range, it can be a clue. For example, if n is very small, it is likely backtracking. If n is around 100 - 1000, an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0B28CB">
        <w:t> solution might be optimal. If n is very large, then you might need to do better than </w:t>
      </w:r>
      <m:oMath>
        <m:r>
          <w:rPr>
            <w:rFonts w:ascii="Cambria Math" w:hAnsi="Cambria Math"/>
          </w:rPr>
          <m:t>O(n)</m:t>
        </m:r>
      </m:oMath>
      <w:r w:rsidRPr="000B28CB">
        <w:t>.</w:t>
      </w:r>
    </w:p>
    <w:p w14:paraId="1BABBFA2" w14:textId="77777777" w:rsidR="000B28CB" w:rsidRPr="000B28CB" w:rsidRDefault="000B28CB" w:rsidP="000B28CB">
      <w:pPr>
        <w:numPr>
          <w:ilvl w:val="0"/>
          <w:numId w:val="2"/>
        </w:numPr>
      </w:pPr>
      <w:r w:rsidRPr="000B28CB">
        <w:t>The interviewer will likely give you one or two example test cases. Quickly walk through one to confirm that you understand the problem.</w:t>
      </w:r>
    </w:p>
    <w:p w14:paraId="26E37887" w14:textId="77777777" w:rsidR="000B28CB" w:rsidRPr="000B28CB" w:rsidRDefault="000B28CB" w:rsidP="000B28CB">
      <w:r w:rsidRPr="000B28CB">
        <w:t>Asking clarifying questions not only helps you better understand the problem but also shows attention to detail and being considerate of things like edge cases.</w:t>
      </w:r>
    </w:p>
    <w:p w14:paraId="7F93A23D" w14:textId="77777777" w:rsidR="000B28CB" w:rsidRPr="000B28CB" w:rsidRDefault="000B28CB" w:rsidP="000B28CB">
      <w:r w:rsidRPr="000B28CB">
        <w:pict w14:anchorId="4F039C3E">
          <v:rect id="_x0000_i1069" style="width:0;height:.75pt" o:hralign="center" o:hrstd="t" o:hr="t" fillcolor="#a0a0a0" stroked="f"/>
        </w:pict>
      </w:r>
    </w:p>
    <w:p w14:paraId="5DC3FE23" w14:textId="77777777" w:rsidR="000B28CB" w:rsidRPr="000B28CB" w:rsidRDefault="000B28CB" w:rsidP="000B28CB">
      <w:r w:rsidRPr="000B28CB">
        <w:lastRenderedPageBreak/>
        <w:t>3. Brainstorming DS&amp;A</w:t>
      </w:r>
    </w:p>
    <w:p w14:paraId="42F967D8" w14:textId="77777777" w:rsidR="000B28CB" w:rsidRPr="000B28CB" w:rsidRDefault="000B28CB" w:rsidP="000B28CB">
      <w:r w:rsidRPr="000B28CB">
        <w:t xml:space="preserve">Try to figure out what data structure or algorithm is applicable. Break the problem down and try to find common patterns that you've learned. Figure out what the problem needs you to </w:t>
      </w:r>
      <w:proofErr w:type="gramStart"/>
      <w:r w:rsidRPr="000B28CB">
        <w:t>do, and</w:t>
      </w:r>
      <w:proofErr w:type="gramEnd"/>
      <w:r w:rsidRPr="000B28CB">
        <w:t xml:space="preserve"> think about what data structure or algorithm can accomplish it with a good time complexity.</w:t>
      </w:r>
    </w:p>
    <w:p w14:paraId="7511AF38" w14:textId="77777777" w:rsidR="000B28CB" w:rsidRPr="000B28CB" w:rsidRDefault="000B28CB" w:rsidP="000B28CB">
      <w:r w:rsidRPr="000B28CB">
        <w:t xml:space="preserve">Think out loud. It will show your interviewer that you are good at considering </w:t>
      </w:r>
      <w:proofErr w:type="spellStart"/>
      <w:r w:rsidRPr="000B28CB">
        <w:t>tradeoffs</w:t>
      </w:r>
      <w:proofErr w:type="spellEnd"/>
      <w:r w:rsidRPr="000B28CB">
        <w:t>. If the problem involves looking at subarrays, then be vocal about considering a sliding window because every window represents a subarray. Even if you're wrong, the interviewer will still appreciate your thought process.</w:t>
      </w:r>
    </w:p>
    <w:p w14:paraId="427BEACF" w14:textId="77777777" w:rsidR="000B28CB" w:rsidRPr="000B28CB" w:rsidRDefault="000B28CB" w:rsidP="000B28CB">
      <w:r w:rsidRPr="000B28CB">
        <w:t xml:space="preserve">The best way to train this skill is to practice </w:t>
      </w:r>
      <w:proofErr w:type="spellStart"/>
      <w:r w:rsidRPr="000B28CB">
        <w:t>LeetCode</w:t>
      </w:r>
      <w:proofErr w:type="spellEnd"/>
      <w:r w:rsidRPr="000B28CB">
        <w:t xml:space="preserve"> problems.</w:t>
      </w:r>
    </w:p>
    <w:p w14:paraId="26EBDD98" w14:textId="77777777" w:rsidR="000B28CB" w:rsidRPr="000B28CB" w:rsidRDefault="000B28CB" w:rsidP="000B28CB">
      <w:r w:rsidRPr="000B28CB">
        <w:t>By thinking out loud, you also open the door for the interviewer to give you hints and point you in the right direction.</w:t>
      </w:r>
    </w:p>
    <w:p w14:paraId="41A0D441" w14:textId="77777777" w:rsidR="000B28CB" w:rsidRPr="000B28CB" w:rsidRDefault="000B28CB" w:rsidP="000B28CB">
      <w:r w:rsidRPr="000B28CB">
        <w:t>Once you have decided on what data structures/algorithms to use, you now need to construct your actual algorithm. Before coding, you should think of the rough steps of the algorithm, explain them to the interviewer, and make sure they understand and agree that it is a reasonable approach. Usually, if you are on the wrong path, they will subtly hint at it.</w:t>
      </w:r>
    </w:p>
    <w:p w14:paraId="51FB98C1" w14:textId="77777777" w:rsidR="000B28CB" w:rsidRPr="000B28CB" w:rsidRDefault="000B28CB" w:rsidP="000B28CB">
      <w:r w:rsidRPr="000B28CB">
        <w:t>It is </w:t>
      </w:r>
      <w:r w:rsidRPr="000B28CB">
        <w:rPr>
          <w:b/>
          <w:bCs/>
        </w:rPr>
        <w:t>extremely</w:t>
      </w:r>
      <w:r w:rsidRPr="000B28CB">
        <w:t> important that you are receptive to what the interviewer says at this stage. Remember: they know the optimal solution. If they are giving you a hint, it is because they want you to succeed. Don't be stubborn and be ready to explore the ideas they give you.</w:t>
      </w:r>
    </w:p>
    <w:p w14:paraId="3C200778" w14:textId="77777777" w:rsidR="000B28CB" w:rsidRPr="000B28CB" w:rsidRDefault="000B28CB" w:rsidP="000B28CB">
      <w:r w:rsidRPr="000B28CB">
        <w:pict w14:anchorId="588DD5D5">
          <v:rect id="_x0000_i1070" style="width:0;height:.75pt" o:hralign="center" o:hrstd="t" o:hr="t" fillcolor="#a0a0a0" stroked="f"/>
        </w:pict>
      </w:r>
    </w:p>
    <w:p w14:paraId="33CB5AE4" w14:textId="77777777" w:rsidR="000B28CB" w:rsidRPr="000B28CB" w:rsidRDefault="000B28CB" w:rsidP="000B28CB">
      <w:r w:rsidRPr="000B28CB">
        <w:t>4. Implementation</w:t>
      </w:r>
    </w:p>
    <w:p w14:paraId="1B6A9D92" w14:textId="77777777" w:rsidR="000B28CB" w:rsidRPr="000B28CB" w:rsidRDefault="000B28CB" w:rsidP="000B28CB">
      <w:r w:rsidRPr="000B28CB">
        <w:t>Once you have come up with an algorithm and gotten the interviewer on board, it is time to start writing code.</w:t>
      </w:r>
    </w:p>
    <w:p w14:paraId="642B9B1D" w14:textId="77777777" w:rsidR="000B28CB" w:rsidRPr="000B28CB" w:rsidRDefault="000B28CB" w:rsidP="000B28CB">
      <w:pPr>
        <w:numPr>
          <w:ilvl w:val="0"/>
          <w:numId w:val="3"/>
        </w:numPr>
      </w:pPr>
      <w:r w:rsidRPr="000B28CB">
        <w:t>If you intend on using a library or module like Python's collections for example, make sure the interviewer is ok with it before importing it.</w:t>
      </w:r>
    </w:p>
    <w:p w14:paraId="77EAA6C3" w14:textId="77777777" w:rsidR="000B28CB" w:rsidRPr="000B28CB" w:rsidRDefault="000B28CB" w:rsidP="000B28CB">
      <w:pPr>
        <w:numPr>
          <w:ilvl w:val="0"/>
          <w:numId w:val="3"/>
        </w:numPr>
      </w:pPr>
      <w:r w:rsidRPr="000B28CB">
        <w:t>As you implement, explain your decision-making. For example, if you are solving a graph problem, when you declare a set seen, explain that it is to prevent visiting the same node more than once, thus also preventing cycles.</w:t>
      </w:r>
    </w:p>
    <w:p w14:paraId="000C7104" w14:textId="77777777" w:rsidR="000B28CB" w:rsidRPr="000B28CB" w:rsidRDefault="000B28CB" w:rsidP="000B28CB">
      <w:pPr>
        <w:numPr>
          <w:ilvl w:val="0"/>
          <w:numId w:val="3"/>
        </w:numPr>
      </w:pPr>
      <w:r w:rsidRPr="000B28CB">
        <w:t>Write clean code. Every major programming language has a convention for how code should be written. Make sure you know the basics of the language that you plan to be using. Google provides </w:t>
      </w:r>
      <w:hyperlink r:id="rId6" w:tgtFrame="_blank" w:history="1">
        <w:r w:rsidRPr="000B28CB">
          <w:rPr>
            <w:rStyle w:val="Hyperlink"/>
          </w:rPr>
          <w:t>a summary</w:t>
        </w:r>
      </w:hyperlink>
      <w:r w:rsidRPr="000B28CB">
        <w:t> for all major languages. The most important sections are case conventions, indentations, spacing, and global variables.</w:t>
      </w:r>
    </w:p>
    <w:p w14:paraId="785868C3" w14:textId="77777777" w:rsidR="000B28CB" w:rsidRPr="000B28CB" w:rsidRDefault="000B28CB" w:rsidP="000B28CB">
      <w:pPr>
        <w:numPr>
          <w:ilvl w:val="0"/>
          <w:numId w:val="3"/>
        </w:numPr>
      </w:pPr>
      <w:r w:rsidRPr="000B28CB">
        <w:t>Avoid duplicated code. For example, if you are doing a DFS on a matrix, loop over a directions array [(0, 1), (1, 0), (0, -1), (-1, 0)] instead of writing the same logic 4 times for each direction. If you find yourself writing similar code in multiple places, consider creating a function or simplifying it with a loop.</w:t>
      </w:r>
    </w:p>
    <w:p w14:paraId="72B7F786" w14:textId="77777777" w:rsidR="000B28CB" w:rsidRPr="000B28CB" w:rsidRDefault="000B28CB" w:rsidP="000B28CB">
      <w:pPr>
        <w:numPr>
          <w:ilvl w:val="0"/>
          <w:numId w:val="3"/>
        </w:numPr>
      </w:pPr>
      <w:r w:rsidRPr="000B28CB">
        <w:t xml:space="preserve">Don't </w:t>
      </w:r>
      <w:proofErr w:type="gramStart"/>
      <w:r w:rsidRPr="000B28CB">
        <w:t>be scared of</w:t>
      </w:r>
      <w:proofErr w:type="gramEnd"/>
      <w:r w:rsidRPr="000B28CB">
        <w:t xml:space="preserve"> using helper functions. They make your code more modular, which is very important in real software engineering. It might also make potential follow-ups easier.</w:t>
      </w:r>
    </w:p>
    <w:p w14:paraId="169FD2E2" w14:textId="77777777" w:rsidR="000B28CB" w:rsidRPr="000B28CB" w:rsidRDefault="000B28CB" w:rsidP="000B28CB">
      <w:r w:rsidRPr="000B28CB">
        <w:t>Don't panic if you get stuck or realize that your original plan might not work. Communicate your concerns with your interviewer. It makes their life a lot harder if you are struggling in silence.</w:t>
      </w:r>
    </w:p>
    <w:p w14:paraId="0C69DDAE" w14:textId="77777777" w:rsidR="000B28CB" w:rsidRPr="000B28CB" w:rsidRDefault="000B28CB" w:rsidP="000B28CB">
      <w:r w:rsidRPr="000B28CB">
        <w:lastRenderedPageBreak/>
        <w:t>One strategy is to first implement a brute force solution </w:t>
      </w:r>
      <w:r w:rsidRPr="000B28CB">
        <w:rPr>
          <w:b/>
          <w:bCs/>
        </w:rPr>
        <w:t>while acknowledging</w:t>
      </w:r>
      <w:r w:rsidRPr="000B28CB">
        <w:t xml:space="preserve"> that it is a suboptimal solution. Once it is completed, </w:t>
      </w:r>
      <w:proofErr w:type="spellStart"/>
      <w:r w:rsidRPr="000B28CB">
        <w:t>analyze</w:t>
      </w:r>
      <w:proofErr w:type="spellEnd"/>
      <w:r w:rsidRPr="000B28CB">
        <w:t xml:space="preserve"> each part of the algorithm, figure out what steps are "slow", and try to think about how it can be sped up. Engage your interviewer and include them in the discussion - they want to help.</w:t>
      </w:r>
    </w:p>
    <w:p w14:paraId="546A0AD1" w14:textId="77777777" w:rsidR="000B28CB" w:rsidRPr="000B28CB" w:rsidRDefault="000B28CB" w:rsidP="000B28CB">
      <w:r w:rsidRPr="000B28CB">
        <w:pict w14:anchorId="54513F05">
          <v:rect id="_x0000_i1071" style="width:0;height:.75pt" o:hralign="center" o:hrstd="t" o:hr="t" fillcolor="#a0a0a0" stroked="f"/>
        </w:pict>
      </w:r>
    </w:p>
    <w:p w14:paraId="032DCD05" w14:textId="77777777" w:rsidR="000B28CB" w:rsidRPr="000B28CB" w:rsidRDefault="000B28CB" w:rsidP="000B28CB">
      <w:r w:rsidRPr="000B28CB">
        <w:t>5. Testing &amp; debugging</w:t>
      </w:r>
    </w:p>
    <w:p w14:paraId="0F1EEB2C" w14:textId="77777777" w:rsidR="000B28CB" w:rsidRPr="000B28CB" w:rsidRDefault="000B28CB" w:rsidP="000B28CB">
      <w:r w:rsidRPr="000B28CB">
        <w:t>Once you have finished coding, your interviewer will likely want to test your code. Depending on the company, there are a few different environments your interview might be taking place in:</w:t>
      </w:r>
    </w:p>
    <w:p w14:paraId="3030ACDD" w14:textId="77777777" w:rsidR="000B28CB" w:rsidRPr="000B28CB" w:rsidRDefault="000B28CB" w:rsidP="000B28CB">
      <w:pPr>
        <w:numPr>
          <w:ilvl w:val="0"/>
          <w:numId w:val="4"/>
        </w:numPr>
      </w:pPr>
      <w:r w:rsidRPr="000B28CB">
        <w:t>Built-in test cases, code is run</w:t>
      </w:r>
    </w:p>
    <w:p w14:paraId="56645567" w14:textId="77777777" w:rsidR="000B28CB" w:rsidRPr="000B28CB" w:rsidRDefault="000B28CB" w:rsidP="000B28CB">
      <w:pPr>
        <w:numPr>
          <w:ilvl w:val="1"/>
          <w:numId w:val="4"/>
        </w:numPr>
      </w:pPr>
      <w:r w:rsidRPr="000B28CB">
        <w:t xml:space="preserve">These platforms are </w:t>
      </w:r>
      <w:proofErr w:type="gramStart"/>
      <w:r w:rsidRPr="000B28CB">
        <w:t>similar to</w:t>
      </w:r>
      <w:proofErr w:type="gramEnd"/>
      <w:r w:rsidRPr="000B28CB">
        <w:t xml:space="preserve"> </w:t>
      </w:r>
      <w:proofErr w:type="spellStart"/>
      <w:r w:rsidRPr="000B28CB">
        <w:t>LeetCode</w:t>
      </w:r>
      <w:proofErr w:type="spellEnd"/>
      <w:r w:rsidRPr="000B28CB">
        <w:t>. There will be a wide variety of test cases - small inputs, huge inputs, inputs that test edge cases.</w:t>
      </w:r>
    </w:p>
    <w:p w14:paraId="622D3652" w14:textId="77777777" w:rsidR="000B28CB" w:rsidRPr="000B28CB" w:rsidRDefault="000B28CB" w:rsidP="000B28CB">
      <w:pPr>
        <w:numPr>
          <w:ilvl w:val="1"/>
          <w:numId w:val="4"/>
        </w:numPr>
      </w:pPr>
      <w:r w:rsidRPr="000B28CB">
        <w:t>This environment puts the most stress on your code because a non-perfect solution will be exposed.</w:t>
      </w:r>
    </w:p>
    <w:p w14:paraId="7B89C2D3" w14:textId="77777777" w:rsidR="000B28CB" w:rsidRPr="000B28CB" w:rsidRDefault="000B28CB" w:rsidP="000B28CB">
      <w:pPr>
        <w:numPr>
          <w:ilvl w:val="1"/>
          <w:numId w:val="4"/>
        </w:numPr>
      </w:pPr>
      <w:r w:rsidRPr="000B28CB">
        <w:t xml:space="preserve">However, it also puts the least stress on creating your own tests, since they are already </w:t>
      </w:r>
      <w:proofErr w:type="gramStart"/>
      <w:r w:rsidRPr="000B28CB">
        <w:t>built-in.</w:t>
      </w:r>
      <w:proofErr w:type="gramEnd"/>
    </w:p>
    <w:p w14:paraId="6F040D17" w14:textId="77777777" w:rsidR="000B28CB" w:rsidRPr="000B28CB" w:rsidRDefault="000B28CB" w:rsidP="000B28CB">
      <w:pPr>
        <w:numPr>
          <w:ilvl w:val="0"/>
          <w:numId w:val="4"/>
        </w:numPr>
      </w:pPr>
      <w:r w:rsidRPr="000B28CB">
        <w:t>Write your own test cases, code is run</w:t>
      </w:r>
    </w:p>
    <w:p w14:paraId="09770FB0" w14:textId="77777777" w:rsidR="000B28CB" w:rsidRPr="000B28CB" w:rsidRDefault="000B28CB" w:rsidP="000B28CB">
      <w:pPr>
        <w:numPr>
          <w:ilvl w:val="1"/>
          <w:numId w:val="4"/>
        </w:numPr>
      </w:pPr>
      <w:r w:rsidRPr="000B28CB">
        <w:t>These platforms are usually shared text editors that support running code. The interviewer will want you to write your own test cases.</w:t>
      </w:r>
    </w:p>
    <w:p w14:paraId="37A18ECE" w14:textId="77777777" w:rsidR="000B28CB" w:rsidRPr="000B28CB" w:rsidRDefault="000B28CB" w:rsidP="000B28CB">
      <w:pPr>
        <w:numPr>
          <w:ilvl w:val="1"/>
          <w:numId w:val="4"/>
        </w:numPr>
      </w:pPr>
      <w:r w:rsidRPr="000B28CB">
        <w:t xml:space="preserve">To </w:t>
      </w:r>
      <w:proofErr w:type="gramStart"/>
      <w:r w:rsidRPr="000B28CB">
        <w:t>actually test</w:t>
      </w:r>
      <w:proofErr w:type="gramEnd"/>
      <w:r w:rsidRPr="000B28CB">
        <w:t xml:space="preserve"> the code, you should write in the outermost scope of the code, wherever the code will get run first. Assuming you solved the problem in a function (like on </w:t>
      </w:r>
      <w:proofErr w:type="spellStart"/>
      <w:r w:rsidRPr="000B28CB">
        <w:t>LeetCode</w:t>
      </w:r>
      <w:proofErr w:type="spellEnd"/>
      <w:r w:rsidRPr="000B28CB">
        <w:t>), you can call your function with the test cases you wrote and print the results to the console.</w:t>
      </w:r>
    </w:p>
    <w:p w14:paraId="4BF053B2" w14:textId="77777777" w:rsidR="000B28CB" w:rsidRPr="000B28CB" w:rsidRDefault="000B28CB" w:rsidP="000B28CB">
      <w:pPr>
        <w:numPr>
          <w:ilvl w:val="1"/>
          <w:numId w:val="4"/>
        </w:numPr>
      </w:pPr>
      <w:r w:rsidRPr="000B28CB">
        <w:t>When writing your own tests, make sure to try a variety. Include edge cases, intuitive inputs, and possibly invalid inputs (if the interviewer wants you to handle that case).</w:t>
      </w:r>
    </w:p>
    <w:p w14:paraId="5DC7ABDA" w14:textId="77777777" w:rsidR="000B28CB" w:rsidRPr="000B28CB" w:rsidRDefault="000B28CB" w:rsidP="000B28CB">
      <w:pPr>
        <w:numPr>
          <w:ilvl w:val="0"/>
          <w:numId w:val="4"/>
        </w:numPr>
      </w:pPr>
      <w:r w:rsidRPr="000B28CB">
        <w:t>Write your own test cases, code is not run</w:t>
      </w:r>
    </w:p>
    <w:p w14:paraId="5018C261" w14:textId="77777777" w:rsidR="000B28CB" w:rsidRPr="000B28CB" w:rsidRDefault="000B28CB" w:rsidP="000B28CB">
      <w:pPr>
        <w:numPr>
          <w:ilvl w:val="1"/>
          <w:numId w:val="4"/>
        </w:numPr>
      </w:pPr>
      <w:r w:rsidRPr="000B28CB">
        <w:t>These platforms will just be shared text editors that do not support running code. The interviewer will want you to write your own test cases and walk through them manually.</w:t>
      </w:r>
    </w:p>
    <w:p w14:paraId="60E5EA90" w14:textId="77777777" w:rsidR="000B28CB" w:rsidRPr="000B28CB" w:rsidRDefault="000B28CB" w:rsidP="000B28CB">
      <w:pPr>
        <w:numPr>
          <w:ilvl w:val="1"/>
          <w:numId w:val="4"/>
        </w:numPr>
      </w:pPr>
      <w:r w:rsidRPr="000B28CB">
        <w:t>To "test" the code, you will have to go through the algorithm manually with each test case. Try to condense trivial parts - for example, if you're creating a prefix sum, don't </w:t>
      </w:r>
      <w:r w:rsidRPr="000B28CB">
        <w:rPr>
          <w:i/>
          <w:iCs/>
        </w:rPr>
        <w:t>literally</w:t>
      </w:r>
      <w:r w:rsidRPr="000B28CB">
        <w:t> walk through the for loop with every element. Say something along the lines of "after this for loop, we will have a prefix sum which will look like ...".</w:t>
      </w:r>
    </w:p>
    <w:p w14:paraId="6F6482A8" w14:textId="77777777" w:rsidR="000B28CB" w:rsidRPr="000B28CB" w:rsidRDefault="000B28CB" w:rsidP="000B28CB">
      <w:pPr>
        <w:numPr>
          <w:ilvl w:val="1"/>
          <w:numId w:val="4"/>
        </w:numPr>
      </w:pPr>
      <w:r w:rsidRPr="000B28CB">
        <w:t>As you are walking through the code, write (in the editor, outside your function somewhere) the variables used in the function and continuously update them.</w:t>
      </w:r>
    </w:p>
    <w:p w14:paraId="7DF559E5" w14:textId="77777777" w:rsidR="000B28CB" w:rsidRPr="000B28CB" w:rsidRDefault="000B28CB" w:rsidP="000B28CB">
      <w:r w:rsidRPr="000B28CB">
        <w:t xml:space="preserve">Regardless of the scenario, if it turns out your code has an error, don't panic! If the environment supports running code, put print statements in relevant locations to try to identify the issue. Walk through a test case manually (as you would if you have an environment without runtime support) with a small test case. As you do it, talk about what the expected values of the variables should be </w:t>
      </w:r>
      <w:r w:rsidRPr="000B28CB">
        <w:lastRenderedPageBreak/>
        <w:t xml:space="preserve">and compare them with what they </w:t>
      </w:r>
      <w:proofErr w:type="gramStart"/>
      <w:r w:rsidRPr="000B28CB">
        <w:t>actually are</w:t>
      </w:r>
      <w:proofErr w:type="gramEnd"/>
      <w:r w:rsidRPr="000B28CB">
        <w:t>. Again, the more vocal you are, the easier it is for the interviewer to help you.</w:t>
      </w:r>
    </w:p>
    <w:p w14:paraId="48869190" w14:textId="77777777" w:rsidR="000B28CB" w:rsidRPr="000B28CB" w:rsidRDefault="000B28CB" w:rsidP="000B28CB">
      <w:r w:rsidRPr="000B28CB">
        <w:pict w14:anchorId="4BEB7935">
          <v:rect id="_x0000_i1072" style="width:0;height:.75pt" o:hralign="center" o:hrstd="t" o:hr="t" fillcolor="#a0a0a0" stroked="f"/>
        </w:pict>
      </w:r>
    </w:p>
    <w:p w14:paraId="6D8B2663" w14:textId="77777777" w:rsidR="000B28CB" w:rsidRPr="000B28CB" w:rsidRDefault="000B28CB" w:rsidP="000B28CB">
      <w:r w:rsidRPr="000B28CB">
        <w:t>6. Explanations and follow-ups</w:t>
      </w:r>
    </w:p>
    <w:p w14:paraId="0E4CA572" w14:textId="77777777" w:rsidR="000B28CB" w:rsidRPr="000B28CB" w:rsidRDefault="000B28CB" w:rsidP="000B28CB">
      <w:r w:rsidRPr="000B28CB">
        <w:t>After coding the algorithm and running through test cases, be prepared to answer questions regarding your algorithm. Questions you should always expect and be ready for include:</w:t>
      </w:r>
    </w:p>
    <w:p w14:paraId="2D73B519" w14:textId="77777777" w:rsidR="000B28CB" w:rsidRPr="000B28CB" w:rsidRDefault="000B28CB" w:rsidP="000B28CB">
      <w:pPr>
        <w:numPr>
          <w:ilvl w:val="0"/>
          <w:numId w:val="5"/>
        </w:numPr>
      </w:pPr>
      <w:r w:rsidRPr="000B28CB">
        <w:t>What is the time and space complexity of the algorithm?</w:t>
      </w:r>
    </w:p>
    <w:p w14:paraId="4AF739C7" w14:textId="77777777" w:rsidR="000B28CB" w:rsidRPr="000B28CB" w:rsidRDefault="000B28CB" w:rsidP="000B28CB">
      <w:pPr>
        <w:numPr>
          <w:ilvl w:val="1"/>
          <w:numId w:val="5"/>
        </w:numPr>
      </w:pPr>
      <w:r w:rsidRPr="000B28CB">
        <w:t>You should speak in terms of the worst-case scenario. However, if the worst case is rare and the average case has a significantly faster runtime, you should also mention this.</w:t>
      </w:r>
    </w:p>
    <w:p w14:paraId="09705BE4" w14:textId="77777777" w:rsidR="000B28CB" w:rsidRPr="000B28CB" w:rsidRDefault="000B28CB" w:rsidP="000B28CB">
      <w:pPr>
        <w:numPr>
          <w:ilvl w:val="0"/>
          <w:numId w:val="5"/>
        </w:numPr>
      </w:pPr>
      <w:r w:rsidRPr="000B28CB">
        <w:t>Why did you choose to do ...?</w:t>
      </w:r>
    </w:p>
    <w:p w14:paraId="3681F014" w14:textId="77777777" w:rsidR="000B28CB" w:rsidRPr="000B28CB" w:rsidRDefault="000B28CB" w:rsidP="000B28CB">
      <w:pPr>
        <w:numPr>
          <w:ilvl w:val="1"/>
          <w:numId w:val="5"/>
        </w:numPr>
      </w:pPr>
      <w:r w:rsidRPr="000B28CB">
        <w:t>This could be your choice of data structure, choice of algorithm, choice of for loop configurations, etc. Be prepared to explain your thought process.</w:t>
      </w:r>
    </w:p>
    <w:p w14:paraId="31E3F639" w14:textId="77777777" w:rsidR="000B28CB" w:rsidRPr="000B28CB" w:rsidRDefault="000B28CB" w:rsidP="000B28CB">
      <w:pPr>
        <w:numPr>
          <w:ilvl w:val="0"/>
          <w:numId w:val="5"/>
        </w:numPr>
      </w:pPr>
      <w:r w:rsidRPr="000B28CB">
        <w:t>Do you think that the algorithm could be improved in terms of time or space complexity?</w:t>
      </w:r>
    </w:p>
    <w:p w14:paraId="1169C313" w14:textId="745D034B" w:rsidR="000B28CB" w:rsidRPr="000B28CB" w:rsidRDefault="000B28CB" w:rsidP="000B28CB">
      <w:pPr>
        <w:numPr>
          <w:ilvl w:val="1"/>
          <w:numId w:val="5"/>
        </w:numPr>
      </w:pPr>
      <w:r w:rsidRPr="000B28CB">
        <w:t>If the problem needs to look at every element in the input (let's say the input isn't sorted and you needed to find the max element), then you probably can't do better than </w:t>
      </w:r>
      <m:oMath>
        <m:r>
          <w:rPr>
            <w:rFonts w:ascii="Cambria Math" w:hAnsi="Cambria Math"/>
          </w:rPr>
          <m:t>O(n)</m:t>
        </m:r>
      </m:oMath>
      <w:r w:rsidRPr="000B28CB">
        <w:t>. Otherwise, you probably can't do better than </w:t>
      </w:r>
      <m:oMath>
        <m:r>
          <w:rPr>
            <w:rFonts w:ascii="Cambria Math" w:hAnsi="Cambria Math"/>
          </w:rPr>
          <m:t>O(</m:t>
        </m:r>
        <m:r>
          <m:rPr>
            <m:sty m:val="p"/>
          </m:rPr>
          <w:rPr>
            <w:rFonts w:ascii="Cambria Math" w:hAnsi="Cambria Math"/>
          </w:rPr>
          <m:t>log</m:t>
        </m:r>
        <m:r>
          <w:rPr>
            <w:rFonts w:ascii="Cambria Math" w:hAnsi="Cambria Math"/>
          </w:rPr>
          <m:t>⁡n)</m:t>
        </m:r>
      </m:oMath>
      <w:r w:rsidRPr="000B28CB">
        <w:t>.</w:t>
      </w:r>
    </w:p>
    <w:p w14:paraId="216D65A1" w14:textId="77777777" w:rsidR="000B28CB" w:rsidRPr="000B28CB" w:rsidRDefault="000B28CB" w:rsidP="000B28CB">
      <w:pPr>
        <w:numPr>
          <w:ilvl w:val="1"/>
          <w:numId w:val="5"/>
        </w:numPr>
      </w:pPr>
      <w:r w:rsidRPr="000B28CB">
        <w:t>If the interviewer asks this, the answer is </w:t>
      </w:r>
      <w:r w:rsidRPr="000B28CB">
        <w:rPr>
          <w:i/>
          <w:iCs/>
        </w:rPr>
        <w:t>usually</w:t>
      </w:r>
      <w:r w:rsidRPr="000B28CB">
        <w:t> yes. Be careful about asserting that your algorithm is optimal - it's ok to be wrong, but it's not ok to be confidently wrong.</w:t>
      </w:r>
    </w:p>
    <w:p w14:paraId="7CE08E07" w14:textId="77777777" w:rsidR="000B28CB" w:rsidRPr="000B28CB" w:rsidRDefault="000B28CB" w:rsidP="000B28CB">
      <w:r w:rsidRPr="000B28CB">
        <w:t>If there is time remaining in the interview, you may be asked an entirely new question. In that case, restart from step 2 (Problem statement). However, you may also be asked follow-ups to the question you already solved. The interviewer might introduce new constraints, ask for an improved space complexity, or any other number of things.</w:t>
      </w:r>
    </w:p>
    <w:p w14:paraId="4DB599C1" w14:textId="77777777" w:rsidR="000B28CB" w:rsidRPr="000B28CB" w:rsidRDefault="000B28CB" w:rsidP="000B28CB">
      <w:r w:rsidRPr="000B28CB">
        <w:t xml:space="preserve">This section is why it is important to </w:t>
      </w:r>
      <w:proofErr w:type="gramStart"/>
      <w:r w:rsidRPr="000B28CB">
        <w:t>actually understand</w:t>
      </w:r>
      <w:proofErr w:type="gramEnd"/>
      <w:r w:rsidRPr="000B28CB">
        <w:t xml:space="preserve"> solutions and not just memorize them.</w:t>
      </w:r>
    </w:p>
    <w:p w14:paraId="4AD85AA7" w14:textId="77777777" w:rsidR="000B28CB" w:rsidRPr="000B28CB" w:rsidRDefault="000B28CB" w:rsidP="000B28CB">
      <w:r w:rsidRPr="000B28CB">
        <w:pict w14:anchorId="2395D0A7">
          <v:rect id="_x0000_i1073" style="width:0;height:.75pt" o:hralign="center" o:hrstd="t" o:hr="t" fillcolor="#a0a0a0" stroked="f"/>
        </w:pict>
      </w:r>
    </w:p>
    <w:p w14:paraId="691A94D4" w14:textId="77777777" w:rsidR="000B28CB" w:rsidRPr="000B28CB" w:rsidRDefault="000B28CB" w:rsidP="000B28CB">
      <w:r w:rsidRPr="000B28CB">
        <w:t>7. Outro</w:t>
      </w:r>
    </w:p>
    <w:p w14:paraId="3BCC72E4" w14:textId="77777777" w:rsidR="000B28CB" w:rsidRPr="000B28CB" w:rsidRDefault="000B28CB" w:rsidP="000B28CB">
      <w:r w:rsidRPr="000B28CB">
        <w:t>The interviewer will usually reserve a few minutes at the end of the interview to allow you to ask questions about them or the company. You will rarely be able to improve the outcome of the interview at this point, but you can certainly make it worse.</w:t>
      </w:r>
    </w:p>
    <w:p w14:paraId="2D60618E" w14:textId="77777777" w:rsidR="000B28CB" w:rsidRPr="000B28CB" w:rsidRDefault="000B28CB" w:rsidP="000B28CB">
      <w:r w:rsidRPr="000B28CB">
        <w:t>Interviews are a two-way street. You should use this time as an opportunity to also get to know the company and see if you would like to work there. You should prepare some questions before the interview, such as:</w:t>
      </w:r>
    </w:p>
    <w:p w14:paraId="658B5E6C" w14:textId="77777777" w:rsidR="000B28CB" w:rsidRPr="000B28CB" w:rsidRDefault="000B28CB" w:rsidP="000B28CB">
      <w:pPr>
        <w:numPr>
          <w:ilvl w:val="0"/>
          <w:numId w:val="6"/>
        </w:numPr>
      </w:pPr>
      <w:r w:rsidRPr="000B28CB">
        <w:t>What does an average day look like?</w:t>
      </w:r>
    </w:p>
    <w:p w14:paraId="2EB24D45" w14:textId="77777777" w:rsidR="000B28CB" w:rsidRPr="000B28CB" w:rsidRDefault="000B28CB" w:rsidP="000B28CB">
      <w:pPr>
        <w:numPr>
          <w:ilvl w:val="0"/>
          <w:numId w:val="6"/>
        </w:numPr>
      </w:pPr>
      <w:r w:rsidRPr="000B28CB">
        <w:t>Why did you decide to join this company instead of another one?</w:t>
      </w:r>
    </w:p>
    <w:p w14:paraId="094B2976" w14:textId="77777777" w:rsidR="000B28CB" w:rsidRPr="000B28CB" w:rsidRDefault="000B28CB" w:rsidP="000B28CB">
      <w:pPr>
        <w:numPr>
          <w:ilvl w:val="0"/>
          <w:numId w:val="6"/>
        </w:numPr>
      </w:pPr>
      <w:r w:rsidRPr="000B28CB">
        <w:t xml:space="preserve">What is your </w:t>
      </w:r>
      <w:proofErr w:type="spellStart"/>
      <w:r w:rsidRPr="000B28CB">
        <w:t>favorite</w:t>
      </w:r>
      <w:proofErr w:type="spellEnd"/>
      <w:r w:rsidRPr="000B28CB">
        <w:t xml:space="preserve"> and least </w:t>
      </w:r>
      <w:proofErr w:type="spellStart"/>
      <w:r w:rsidRPr="000B28CB">
        <w:t>favorite</w:t>
      </w:r>
      <w:proofErr w:type="spellEnd"/>
      <w:r w:rsidRPr="000B28CB">
        <w:t xml:space="preserve"> thing about the job?</w:t>
      </w:r>
    </w:p>
    <w:p w14:paraId="23823BBB" w14:textId="77777777" w:rsidR="000B28CB" w:rsidRPr="000B28CB" w:rsidRDefault="000B28CB" w:rsidP="000B28CB">
      <w:pPr>
        <w:numPr>
          <w:ilvl w:val="0"/>
          <w:numId w:val="6"/>
        </w:numPr>
      </w:pPr>
      <w:r w:rsidRPr="000B28CB">
        <w:t>What kind of work can I expect to work on?</w:t>
      </w:r>
    </w:p>
    <w:p w14:paraId="563A40AF" w14:textId="77777777" w:rsidR="000B28CB" w:rsidRPr="000B28CB" w:rsidRDefault="000B28CB" w:rsidP="000B28CB">
      <w:r w:rsidRPr="000B28CB">
        <w:lastRenderedPageBreak/>
        <w:t>All big companies will have their own tech blog. A great way to demonstrate your interest in the company is to read some blog posts and compile a list of questions regarding why the company makes the decisions they do.</w:t>
      </w:r>
    </w:p>
    <w:p w14:paraId="13D06BEB" w14:textId="77777777" w:rsidR="000B28CB" w:rsidRPr="000B28CB" w:rsidRDefault="000B28CB" w:rsidP="000B28CB">
      <w:r w:rsidRPr="000B28CB">
        <w:t>Be interested, keep smiling, listen to the interviewer's responses, and ask follow-up questions to show that you understand their answers.</w:t>
      </w:r>
    </w:p>
    <w:p w14:paraId="3DC8D0E4" w14:textId="77777777" w:rsidR="000B28CB" w:rsidRPr="000B28CB" w:rsidRDefault="000B28CB" w:rsidP="000B28CB">
      <w:r w:rsidRPr="000B28CB">
        <w:t>If you don't have quality questions or appear bored/uninterested, it could give a bad signal to the interviewer. It doesn't matter how well you did on the technical portion if the interviewer doesn't like you in the end.</w:t>
      </w:r>
    </w:p>
    <w:p w14:paraId="473BAAAE" w14:textId="77777777" w:rsidR="008062E1" w:rsidRDefault="008062E1"/>
    <w:p w14:paraId="50F0B4D5" w14:textId="77777777" w:rsidR="000B28CB" w:rsidRDefault="000B28CB"/>
    <w:p w14:paraId="464A5873" w14:textId="77777777" w:rsidR="000B28CB" w:rsidRPr="000B28CB" w:rsidRDefault="000B28CB" w:rsidP="000B28CB">
      <w:proofErr w:type="spellStart"/>
      <w:r w:rsidRPr="000B28CB">
        <w:rPr>
          <w:b/>
          <w:bCs/>
        </w:rPr>
        <w:t>Cheatsheets</w:t>
      </w:r>
      <w:hyperlink r:id="rId7" w:tgtFrame="_blank" w:history="1">
        <w:r w:rsidRPr="000B28CB">
          <w:rPr>
            <w:rStyle w:val="Hyperlink"/>
          </w:rPr>
          <w:t>Report</w:t>
        </w:r>
        <w:proofErr w:type="spellEnd"/>
        <w:r w:rsidRPr="000B28CB">
          <w:rPr>
            <w:rStyle w:val="Hyperlink"/>
          </w:rPr>
          <w:t xml:space="preserve"> Issue</w:t>
        </w:r>
      </w:hyperlink>
    </w:p>
    <w:p w14:paraId="2D301004" w14:textId="77777777" w:rsidR="000B28CB" w:rsidRPr="000B28CB" w:rsidRDefault="000B28CB" w:rsidP="000B28CB">
      <w:r w:rsidRPr="000B28CB">
        <w:pict w14:anchorId="49C5E50D">
          <v:rect id="_x0000_i1276" style="width:0;height:.75pt" o:hralign="center" o:hrstd="t" o:hr="t" fillcolor="#a0a0a0" stroked="f"/>
        </w:pict>
      </w:r>
    </w:p>
    <w:p w14:paraId="27E333EF" w14:textId="77777777" w:rsidR="000B28CB" w:rsidRPr="000B28CB" w:rsidRDefault="000B28CB" w:rsidP="000B28CB">
      <w:r w:rsidRPr="000B28CB">
        <w:t>This article will be a collection of cheat sheets that you can use as you solve problems and prepare for interviews. You will find:</w:t>
      </w:r>
    </w:p>
    <w:p w14:paraId="524C206E" w14:textId="77777777" w:rsidR="000B28CB" w:rsidRPr="000B28CB" w:rsidRDefault="000B28CB" w:rsidP="000B28CB">
      <w:pPr>
        <w:numPr>
          <w:ilvl w:val="0"/>
          <w:numId w:val="7"/>
        </w:numPr>
      </w:pPr>
      <w:r w:rsidRPr="000B28CB">
        <w:t>Time complexity (Big O) cheat sheet</w:t>
      </w:r>
    </w:p>
    <w:p w14:paraId="4D84F62D" w14:textId="77777777" w:rsidR="000B28CB" w:rsidRPr="000B28CB" w:rsidRDefault="000B28CB" w:rsidP="000B28CB">
      <w:pPr>
        <w:numPr>
          <w:ilvl w:val="0"/>
          <w:numId w:val="7"/>
        </w:numPr>
      </w:pPr>
      <w:r w:rsidRPr="000B28CB">
        <w:t>General DS/A flowchart (when to use each DS/A)</w:t>
      </w:r>
    </w:p>
    <w:p w14:paraId="00E4EA81" w14:textId="77777777" w:rsidR="000B28CB" w:rsidRPr="000B28CB" w:rsidRDefault="000B28CB" w:rsidP="000B28CB">
      <w:pPr>
        <w:numPr>
          <w:ilvl w:val="0"/>
          <w:numId w:val="7"/>
        </w:numPr>
      </w:pPr>
      <w:r w:rsidRPr="000B28CB">
        <w:t>Stages of an interview cheat sheet</w:t>
      </w:r>
    </w:p>
    <w:p w14:paraId="6904F548" w14:textId="77777777" w:rsidR="000B28CB" w:rsidRPr="000B28CB" w:rsidRDefault="000B28CB" w:rsidP="000B28CB">
      <w:r w:rsidRPr="000B28CB">
        <w:pict w14:anchorId="47F101AF">
          <v:rect id="_x0000_i1277" style="width:0;height:.75pt" o:hralign="center" o:hrstd="t" o:hr="t" fillcolor="#a0a0a0" stroked="f"/>
        </w:pict>
      </w:r>
    </w:p>
    <w:p w14:paraId="7E42C19E" w14:textId="77777777" w:rsidR="000B28CB" w:rsidRPr="000B28CB" w:rsidRDefault="000B28CB" w:rsidP="000B28CB">
      <w:r w:rsidRPr="000B28CB">
        <w:t>Time complexity (Big O) cheat sheet</w:t>
      </w:r>
    </w:p>
    <w:p w14:paraId="620AB65E" w14:textId="74D76C3C" w:rsidR="000B28CB" w:rsidRPr="000B28CB" w:rsidRDefault="000B28CB" w:rsidP="000B28CB">
      <w:r w:rsidRPr="000B28CB">
        <w:drawing>
          <wp:inline distT="0" distB="0" distL="0" distR="0" wp14:anchorId="03DA67E0" wp14:editId="5B8ABF3D">
            <wp:extent cx="5731510" cy="3926840"/>
            <wp:effectExtent l="0" t="0" r="2540" b="0"/>
            <wp:docPr id="1576459130" name="Picture 6" descr="big O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big O ch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26840"/>
                    </a:xfrm>
                    <a:prstGeom prst="rect">
                      <a:avLst/>
                    </a:prstGeom>
                    <a:noFill/>
                    <a:ln>
                      <a:noFill/>
                    </a:ln>
                  </pic:spPr>
                </pic:pic>
              </a:graphicData>
            </a:graphic>
          </wp:inline>
        </w:drawing>
      </w:r>
    </w:p>
    <w:p w14:paraId="50032A9C" w14:textId="77777777" w:rsidR="000B28CB" w:rsidRPr="000B28CB" w:rsidRDefault="000B28CB" w:rsidP="000B28CB">
      <w:r w:rsidRPr="000B28CB">
        <w:lastRenderedPageBreak/>
        <w:t>First, let's talk about the time complexity of common operations, split by data structure/algorithm. Then, we'll talk about reasonable complexities given input sizes.</w:t>
      </w:r>
    </w:p>
    <w:p w14:paraId="2486832E" w14:textId="77777777" w:rsidR="000B28CB" w:rsidRPr="000B28CB" w:rsidRDefault="000B28CB" w:rsidP="000B28CB">
      <w:r w:rsidRPr="000B28CB">
        <w:rPr>
          <w:b/>
          <w:bCs/>
        </w:rPr>
        <w:t>Arrays (dynamic array/list)</w:t>
      </w:r>
    </w:p>
    <w:p w14:paraId="576353C0" w14:textId="77777777" w:rsidR="000B28CB" w:rsidRPr="000B28CB" w:rsidRDefault="000B28CB" w:rsidP="000B28CB">
      <w:r w:rsidRPr="000B28CB">
        <w:t xml:space="preserve">Given n = </w:t>
      </w:r>
      <w:proofErr w:type="spellStart"/>
      <w:proofErr w:type="gramStart"/>
      <w:r w:rsidRPr="000B28CB">
        <w:t>arr.length</w:t>
      </w:r>
      <w:proofErr w:type="spellEnd"/>
      <w:proofErr w:type="gramEnd"/>
      <w:r w:rsidRPr="000B28CB">
        <w:t>,</w:t>
      </w:r>
    </w:p>
    <w:p w14:paraId="1890D700" w14:textId="647790CC" w:rsidR="000B28CB" w:rsidRPr="000B28CB" w:rsidRDefault="000B28CB" w:rsidP="000B28CB">
      <w:pPr>
        <w:numPr>
          <w:ilvl w:val="0"/>
          <w:numId w:val="8"/>
        </w:numPr>
      </w:pPr>
      <w:r w:rsidRPr="000B28CB">
        <w:t>Add or remove element at the end: </w:t>
      </w:r>
      <m:oMath>
        <m:r>
          <w:rPr>
            <w:rFonts w:ascii="Cambria Math" w:hAnsi="Cambria Math"/>
          </w:rPr>
          <m:t>O(1)</m:t>
        </m:r>
      </m:oMath>
      <w:r w:rsidRPr="000B28CB">
        <w:t> </w:t>
      </w:r>
      <w:hyperlink r:id="rId9" w:tgtFrame="_blank" w:history="1">
        <w:r w:rsidRPr="000B28CB">
          <w:rPr>
            <w:rStyle w:val="Hyperlink"/>
          </w:rPr>
          <w:t>amortized</w:t>
        </w:r>
      </w:hyperlink>
    </w:p>
    <w:p w14:paraId="0794E435" w14:textId="0EE7EAE3" w:rsidR="000B28CB" w:rsidRPr="000B28CB" w:rsidRDefault="000B28CB" w:rsidP="000B28CB">
      <w:pPr>
        <w:numPr>
          <w:ilvl w:val="0"/>
          <w:numId w:val="8"/>
        </w:numPr>
      </w:pPr>
      <w:r w:rsidRPr="000B28CB">
        <w:t>Add or remove element from arbitrary index: </w:t>
      </w:r>
      <m:oMath>
        <m:r>
          <w:rPr>
            <w:rFonts w:ascii="Cambria Math" w:hAnsi="Cambria Math"/>
          </w:rPr>
          <m:t>O(n)</m:t>
        </m:r>
      </m:oMath>
    </w:p>
    <w:p w14:paraId="76038A7C" w14:textId="4A5C9170" w:rsidR="000B28CB" w:rsidRPr="000B28CB" w:rsidRDefault="000B28CB" w:rsidP="000B28CB">
      <w:pPr>
        <w:numPr>
          <w:ilvl w:val="0"/>
          <w:numId w:val="8"/>
        </w:numPr>
      </w:pPr>
      <w:r w:rsidRPr="000B28CB">
        <w:t>Access or modify element at arbitrary index: </w:t>
      </w:r>
      <m:oMath>
        <m:r>
          <w:rPr>
            <w:rFonts w:ascii="Cambria Math" w:hAnsi="Cambria Math"/>
          </w:rPr>
          <m:t>O(1)</m:t>
        </m:r>
      </m:oMath>
    </w:p>
    <w:p w14:paraId="00E4B0F6" w14:textId="77EE1F8E" w:rsidR="000B28CB" w:rsidRPr="000B28CB" w:rsidRDefault="000B28CB" w:rsidP="000B28CB">
      <w:pPr>
        <w:numPr>
          <w:ilvl w:val="0"/>
          <w:numId w:val="8"/>
        </w:numPr>
      </w:pPr>
      <w:r w:rsidRPr="000B28CB">
        <w:t>Check if element exists: </w:t>
      </w:r>
      <m:oMath>
        <m:r>
          <w:rPr>
            <w:rFonts w:ascii="Cambria Math" w:hAnsi="Cambria Math"/>
          </w:rPr>
          <m:t>O(n)</m:t>
        </m:r>
      </m:oMath>
    </w:p>
    <w:p w14:paraId="60656EDC" w14:textId="20FCE9D8" w:rsidR="000B28CB" w:rsidRPr="000B28CB" w:rsidRDefault="000B28CB" w:rsidP="000B28CB">
      <w:pPr>
        <w:numPr>
          <w:ilvl w:val="0"/>
          <w:numId w:val="8"/>
        </w:numPr>
      </w:pPr>
      <w:r w:rsidRPr="000B28CB">
        <w:t>Two pointers: </w:t>
      </w:r>
      <m:oMath>
        <m:r>
          <w:rPr>
            <w:rFonts w:ascii="Cambria Math" w:hAnsi="Cambria Math"/>
          </w:rPr>
          <m:t>O(n⋅k)</m:t>
        </m:r>
      </m:oMath>
      <w:r w:rsidRPr="000B28CB">
        <w:t>, where </w:t>
      </w:r>
      <m:oMath>
        <m:r>
          <w:rPr>
            <w:rFonts w:ascii="Cambria Math" w:hAnsi="Cambria Math"/>
          </w:rPr>
          <m:t>k</m:t>
        </m:r>
      </m:oMath>
      <w:r w:rsidRPr="000B28CB">
        <w:t> is the work done at each iteration, includes sliding window</w:t>
      </w:r>
    </w:p>
    <w:p w14:paraId="2E5ACF2E" w14:textId="57D90ACF" w:rsidR="000B28CB" w:rsidRPr="000B28CB" w:rsidRDefault="000B28CB" w:rsidP="000B28CB">
      <w:pPr>
        <w:numPr>
          <w:ilvl w:val="0"/>
          <w:numId w:val="8"/>
        </w:numPr>
      </w:pPr>
      <w:r w:rsidRPr="000B28CB">
        <w:t>Building a prefix sum: </w:t>
      </w:r>
      <m:oMath>
        <m:r>
          <w:rPr>
            <w:rFonts w:ascii="Cambria Math" w:hAnsi="Cambria Math"/>
          </w:rPr>
          <m:t>O(n)</m:t>
        </m:r>
      </m:oMath>
    </w:p>
    <w:p w14:paraId="6CCAF42C" w14:textId="59CC2AB6" w:rsidR="000B28CB" w:rsidRPr="000B28CB" w:rsidRDefault="000B28CB" w:rsidP="000B28CB">
      <w:pPr>
        <w:numPr>
          <w:ilvl w:val="0"/>
          <w:numId w:val="8"/>
        </w:numPr>
      </w:pPr>
      <w:r w:rsidRPr="000B28CB">
        <w:t>Finding the sum of a subarray given a prefix sum: </w:t>
      </w:r>
      <m:oMath>
        <m:r>
          <w:rPr>
            <w:rFonts w:ascii="Cambria Math" w:hAnsi="Cambria Math"/>
          </w:rPr>
          <m:t>O(1)</m:t>
        </m:r>
      </m:oMath>
    </w:p>
    <w:p w14:paraId="41061B5E" w14:textId="77777777" w:rsidR="000B28CB" w:rsidRPr="000B28CB" w:rsidRDefault="000B28CB" w:rsidP="000B28CB">
      <w:r w:rsidRPr="000B28CB">
        <w:pict w14:anchorId="6CCFB2EC">
          <v:rect id="_x0000_i1279" style="width:0;height:.75pt" o:hralign="center" o:hrstd="t" o:hr="t" fillcolor="#a0a0a0" stroked="f"/>
        </w:pict>
      </w:r>
    </w:p>
    <w:p w14:paraId="2254C7D5" w14:textId="77777777" w:rsidR="000B28CB" w:rsidRPr="000B28CB" w:rsidRDefault="000B28CB" w:rsidP="000B28CB">
      <w:r w:rsidRPr="000B28CB">
        <w:rPr>
          <w:b/>
          <w:bCs/>
        </w:rPr>
        <w:t>Strings (immutable)</w:t>
      </w:r>
    </w:p>
    <w:p w14:paraId="2982F253" w14:textId="77777777" w:rsidR="000B28CB" w:rsidRPr="000B28CB" w:rsidRDefault="000B28CB" w:rsidP="000B28CB">
      <w:r w:rsidRPr="000B28CB">
        <w:t xml:space="preserve">Given n = </w:t>
      </w:r>
      <w:proofErr w:type="spellStart"/>
      <w:proofErr w:type="gramStart"/>
      <w:r w:rsidRPr="000B28CB">
        <w:t>s.length</w:t>
      </w:r>
      <w:proofErr w:type="spellEnd"/>
      <w:proofErr w:type="gramEnd"/>
      <w:r w:rsidRPr="000B28CB">
        <w:t>,</w:t>
      </w:r>
    </w:p>
    <w:p w14:paraId="1F97199E" w14:textId="0711BE88" w:rsidR="000B28CB" w:rsidRPr="000B28CB" w:rsidRDefault="000B28CB" w:rsidP="000B28CB">
      <w:pPr>
        <w:numPr>
          <w:ilvl w:val="0"/>
          <w:numId w:val="9"/>
        </w:numPr>
      </w:pPr>
      <w:r w:rsidRPr="000B28CB">
        <w:t>Add or remove character: </w:t>
      </w:r>
      <m:oMath>
        <m:r>
          <w:rPr>
            <w:rFonts w:ascii="Cambria Math" w:hAnsi="Cambria Math"/>
          </w:rPr>
          <m:t>O(n)</m:t>
        </m:r>
      </m:oMath>
    </w:p>
    <w:p w14:paraId="02BE9679" w14:textId="7BDE9EF8" w:rsidR="000B28CB" w:rsidRPr="000B28CB" w:rsidRDefault="000B28CB" w:rsidP="000B28CB">
      <w:pPr>
        <w:numPr>
          <w:ilvl w:val="0"/>
          <w:numId w:val="9"/>
        </w:numPr>
      </w:pPr>
      <w:r w:rsidRPr="000B28CB">
        <w:t>Access element at arbitrary index: </w:t>
      </w:r>
      <m:oMath>
        <m:r>
          <w:rPr>
            <w:rFonts w:ascii="Cambria Math" w:hAnsi="Cambria Math"/>
          </w:rPr>
          <m:t>O(1)</m:t>
        </m:r>
      </m:oMath>
    </w:p>
    <w:p w14:paraId="649F4BCA" w14:textId="57E5F6C1" w:rsidR="000B28CB" w:rsidRPr="000B28CB" w:rsidRDefault="000B28CB" w:rsidP="000B28CB">
      <w:pPr>
        <w:numPr>
          <w:ilvl w:val="0"/>
          <w:numId w:val="9"/>
        </w:numPr>
      </w:pPr>
      <w:r w:rsidRPr="000B28CB">
        <w:t>Concatenation between two strings: </w:t>
      </w:r>
      <m:oMath>
        <m:r>
          <w:rPr>
            <w:rFonts w:ascii="Cambria Math" w:hAnsi="Cambria Math"/>
          </w:rPr>
          <m:t>O(n+m)</m:t>
        </m:r>
      </m:oMath>
      <w:r w:rsidRPr="000B28CB">
        <w:t>, where </w:t>
      </w:r>
      <m:oMath>
        <m:r>
          <w:rPr>
            <w:rFonts w:ascii="Cambria Math" w:hAnsi="Cambria Math"/>
          </w:rPr>
          <m:t>m</m:t>
        </m:r>
      </m:oMath>
      <w:r w:rsidRPr="000B28CB">
        <w:t> is the length of the other string</w:t>
      </w:r>
    </w:p>
    <w:p w14:paraId="4E2B6830" w14:textId="58FFED68" w:rsidR="000B28CB" w:rsidRPr="000B28CB" w:rsidRDefault="000B28CB" w:rsidP="000B28CB">
      <w:pPr>
        <w:numPr>
          <w:ilvl w:val="0"/>
          <w:numId w:val="9"/>
        </w:numPr>
      </w:pPr>
      <w:r w:rsidRPr="000B28CB">
        <w:t>Create substring: </w:t>
      </w:r>
      <m:oMath>
        <m:r>
          <w:rPr>
            <w:rFonts w:ascii="Cambria Math" w:hAnsi="Cambria Math"/>
          </w:rPr>
          <m:t>O(m)</m:t>
        </m:r>
      </m:oMath>
      <w:r w:rsidRPr="000B28CB">
        <w:t>, where </w:t>
      </w:r>
      <m:oMath>
        <m:r>
          <w:rPr>
            <w:rFonts w:ascii="Cambria Math" w:hAnsi="Cambria Math"/>
          </w:rPr>
          <m:t>m</m:t>
        </m:r>
      </m:oMath>
      <w:r w:rsidRPr="000B28CB">
        <w:t> is the length of the substring</w:t>
      </w:r>
    </w:p>
    <w:p w14:paraId="7248E82E" w14:textId="0D4831FE" w:rsidR="000B28CB" w:rsidRPr="000B28CB" w:rsidRDefault="000B28CB" w:rsidP="000B28CB">
      <w:pPr>
        <w:numPr>
          <w:ilvl w:val="0"/>
          <w:numId w:val="9"/>
        </w:numPr>
      </w:pPr>
      <w:r w:rsidRPr="000B28CB">
        <w:t>Two pointers: </w:t>
      </w:r>
      <m:oMath>
        <m:r>
          <w:rPr>
            <w:rFonts w:ascii="Cambria Math" w:hAnsi="Cambria Math"/>
          </w:rPr>
          <m:t>O(n⋅k)</m:t>
        </m:r>
      </m:oMath>
      <w:r w:rsidRPr="000B28CB">
        <w:t>, where </w:t>
      </w:r>
      <m:oMath>
        <m:r>
          <w:rPr>
            <w:rFonts w:ascii="Cambria Math" w:hAnsi="Cambria Math"/>
          </w:rPr>
          <m:t>k</m:t>
        </m:r>
      </m:oMath>
      <w:r w:rsidRPr="000B28CB">
        <w:t> is the work done at each iteration, includes sliding window</w:t>
      </w:r>
    </w:p>
    <w:p w14:paraId="72001861" w14:textId="1956A0AA" w:rsidR="000B28CB" w:rsidRPr="000B28CB" w:rsidRDefault="000B28CB" w:rsidP="000B28CB">
      <w:pPr>
        <w:numPr>
          <w:ilvl w:val="0"/>
          <w:numId w:val="9"/>
        </w:numPr>
      </w:pPr>
      <w:r w:rsidRPr="000B28CB">
        <w:t xml:space="preserve">Building a string from joining an array, </w:t>
      </w:r>
      <w:proofErr w:type="spellStart"/>
      <w:r w:rsidRPr="000B28CB">
        <w:t>stringbuilder</w:t>
      </w:r>
      <w:proofErr w:type="spellEnd"/>
      <w:r w:rsidRPr="000B28CB">
        <w:t>, etc.: </w:t>
      </w:r>
      <m:oMath>
        <m:r>
          <w:rPr>
            <w:rFonts w:ascii="Cambria Math" w:hAnsi="Cambria Math"/>
          </w:rPr>
          <m:t>O(n)</m:t>
        </m:r>
      </m:oMath>
    </w:p>
    <w:p w14:paraId="08B44232" w14:textId="77777777" w:rsidR="000B28CB" w:rsidRPr="000B28CB" w:rsidRDefault="000B28CB" w:rsidP="000B28CB">
      <w:r w:rsidRPr="000B28CB">
        <w:pict w14:anchorId="770FEA90">
          <v:rect id="_x0000_i1280" style="width:0;height:.75pt" o:hralign="center" o:hrstd="t" o:hr="t" fillcolor="#a0a0a0" stroked="f"/>
        </w:pict>
      </w:r>
    </w:p>
    <w:p w14:paraId="065C1C82" w14:textId="77777777" w:rsidR="000B28CB" w:rsidRPr="000B28CB" w:rsidRDefault="000B28CB" w:rsidP="000B28CB">
      <w:r w:rsidRPr="000B28CB">
        <w:rPr>
          <w:b/>
          <w:bCs/>
        </w:rPr>
        <w:t>Linked Lists</w:t>
      </w:r>
    </w:p>
    <w:p w14:paraId="16BE5E60" w14:textId="6029B5E7" w:rsidR="000B28CB" w:rsidRPr="000B28CB" w:rsidRDefault="000B28CB" w:rsidP="000B28CB">
      <w:r w:rsidRPr="000B28CB">
        <w:t>Given </w:t>
      </w:r>
      <m:oMath>
        <m:r>
          <w:rPr>
            <w:rFonts w:ascii="Cambria Math" w:hAnsi="Cambria Math"/>
          </w:rPr>
          <m:t>n</m:t>
        </m:r>
      </m:oMath>
      <w:r w:rsidRPr="000B28CB">
        <w:t> as the number of nodes in the linked list,</w:t>
      </w:r>
    </w:p>
    <w:p w14:paraId="203756BA" w14:textId="1359B5F9" w:rsidR="000B28CB" w:rsidRPr="000B28CB" w:rsidRDefault="000B28CB" w:rsidP="000B28CB">
      <w:pPr>
        <w:numPr>
          <w:ilvl w:val="0"/>
          <w:numId w:val="10"/>
        </w:numPr>
      </w:pPr>
      <w:r w:rsidRPr="000B28CB">
        <w:t>Add or remove element given pointer before add/removal location: </w:t>
      </w:r>
      <m:oMath>
        <m:r>
          <w:rPr>
            <w:rFonts w:ascii="Cambria Math" w:hAnsi="Cambria Math"/>
          </w:rPr>
          <m:t>O(1)</m:t>
        </m:r>
      </m:oMath>
    </w:p>
    <w:p w14:paraId="0606ECD9" w14:textId="3B9B4910" w:rsidR="000B28CB" w:rsidRPr="000B28CB" w:rsidRDefault="000B28CB" w:rsidP="000B28CB">
      <w:pPr>
        <w:numPr>
          <w:ilvl w:val="0"/>
          <w:numId w:val="10"/>
        </w:numPr>
      </w:pPr>
      <w:r w:rsidRPr="000B28CB">
        <w:t>Add or remove element given pointer at add/removal location: </w:t>
      </w:r>
      <m:oMath>
        <m:r>
          <w:rPr>
            <w:rFonts w:ascii="Cambria Math" w:hAnsi="Cambria Math"/>
          </w:rPr>
          <m:t>O(1)</m:t>
        </m:r>
      </m:oMath>
      <w:r w:rsidRPr="000B28CB">
        <w:t> if doubly linked</w:t>
      </w:r>
    </w:p>
    <w:p w14:paraId="52B8FB0D" w14:textId="752FC060" w:rsidR="000B28CB" w:rsidRPr="000B28CB" w:rsidRDefault="000B28CB" w:rsidP="000B28CB">
      <w:pPr>
        <w:numPr>
          <w:ilvl w:val="0"/>
          <w:numId w:val="10"/>
        </w:numPr>
      </w:pPr>
      <w:r w:rsidRPr="000B28CB">
        <w:t>Add or remove element at arbitrary position without pointer: </w:t>
      </w:r>
      <m:oMath>
        <m:r>
          <w:rPr>
            <w:rFonts w:ascii="Cambria Math" w:hAnsi="Cambria Math"/>
          </w:rPr>
          <m:t>O(n)</m:t>
        </m:r>
      </m:oMath>
    </w:p>
    <w:p w14:paraId="1D8400BC" w14:textId="4FE9BC1A" w:rsidR="000B28CB" w:rsidRPr="000B28CB" w:rsidRDefault="000B28CB" w:rsidP="000B28CB">
      <w:pPr>
        <w:numPr>
          <w:ilvl w:val="0"/>
          <w:numId w:val="10"/>
        </w:numPr>
      </w:pPr>
      <w:r w:rsidRPr="000B28CB">
        <w:t>Access element at arbitrary position without pointer: </w:t>
      </w:r>
      <m:oMath>
        <m:r>
          <w:rPr>
            <w:rFonts w:ascii="Cambria Math" w:hAnsi="Cambria Math"/>
          </w:rPr>
          <m:t>O(n)</m:t>
        </m:r>
      </m:oMath>
    </w:p>
    <w:p w14:paraId="6C1CEC0F" w14:textId="7FACC3A7" w:rsidR="000B28CB" w:rsidRPr="000B28CB" w:rsidRDefault="000B28CB" w:rsidP="000B28CB">
      <w:pPr>
        <w:numPr>
          <w:ilvl w:val="0"/>
          <w:numId w:val="10"/>
        </w:numPr>
      </w:pPr>
      <w:r w:rsidRPr="000B28CB">
        <w:t>Check if element exists: </w:t>
      </w:r>
      <m:oMath>
        <m:r>
          <w:rPr>
            <w:rFonts w:ascii="Cambria Math" w:hAnsi="Cambria Math"/>
          </w:rPr>
          <m:t>O(n)</m:t>
        </m:r>
      </m:oMath>
    </w:p>
    <w:p w14:paraId="2C98EB65" w14:textId="632236C9" w:rsidR="000B28CB" w:rsidRPr="000B28CB" w:rsidRDefault="000B28CB" w:rsidP="000B28CB">
      <w:pPr>
        <w:numPr>
          <w:ilvl w:val="0"/>
          <w:numId w:val="10"/>
        </w:numPr>
      </w:pPr>
      <w:r w:rsidRPr="000B28CB">
        <w:t>Reverse between position </w:t>
      </w:r>
      <w:proofErr w:type="spellStart"/>
      <w:r w:rsidRPr="000B28CB">
        <w:t>i</w:t>
      </w:r>
      <w:proofErr w:type="spellEnd"/>
      <w:r w:rsidRPr="000B28CB">
        <w:t> and j: </w:t>
      </w:r>
      <m:oMath>
        <m:r>
          <w:rPr>
            <w:rFonts w:ascii="Cambria Math" w:hAnsi="Cambria Math"/>
          </w:rPr>
          <m:t>O(j-i)</m:t>
        </m:r>
      </m:oMath>
    </w:p>
    <w:p w14:paraId="018B438F" w14:textId="618B40D8" w:rsidR="000B28CB" w:rsidRPr="000B28CB" w:rsidRDefault="000B28CB" w:rsidP="000B28CB">
      <w:pPr>
        <w:numPr>
          <w:ilvl w:val="0"/>
          <w:numId w:val="10"/>
        </w:numPr>
      </w:pPr>
      <w:r w:rsidRPr="000B28CB">
        <w:t>Detect a cycle: </w:t>
      </w:r>
      <m:oMath>
        <m:r>
          <w:rPr>
            <w:rFonts w:ascii="Cambria Math" w:hAnsi="Cambria Math"/>
          </w:rPr>
          <m:t>O(n)</m:t>
        </m:r>
      </m:oMath>
      <w:r w:rsidRPr="000B28CB">
        <w:t> using fast-slow pointers or hash map</w:t>
      </w:r>
    </w:p>
    <w:p w14:paraId="56AB6B76" w14:textId="77777777" w:rsidR="000B28CB" w:rsidRPr="000B28CB" w:rsidRDefault="000B28CB" w:rsidP="000B28CB">
      <w:r w:rsidRPr="000B28CB">
        <w:pict w14:anchorId="38A686A1">
          <v:rect id="_x0000_i1281" style="width:0;height:.75pt" o:hralign="center" o:hrstd="t" o:hr="t" fillcolor="#a0a0a0" stroked="f"/>
        </w:pict>
      </w:r>
    </w:p>
    <w:p w14:paraId="094675A6" w14:textId="77777777" w:rsidR="000B28CB" w:rsidRPr="000B28CB" w:rsidRDefault="000B28CB" w:rsidP="000B28CB">
      <w:r w:rsidRPr="000B28CB">
        <w:rPr>
          <w:b/>
          <w:bCs/>
        </w:rPr>
        <w:lastRenderedPageBreak/>
        <w:t>Hash table/dictionary</w:t>
      </w:r>
    </w:p>
    <w:p w14:paraId="6F1C0FD5" w14:textId="77777777" w:rsidR="000B28CB" w:rsidRPr="000B28CB" w:rsidRDefault="000B28CB" w:rsidP="000B28CB">
      <w:r w:rsidRPr="000B28CB">
        <w:t xml:space="preserve">Given n = </w:t>
      </w:r>
      <w:proofErr w:type="spellStart"/>
      <w:proofErr w:type="gramStart"/>
      <w:r w:rsidRPr="000B28CB">
        <w:t>dic.length</w:t>
      </w:r>
      <w:proofErr w:type="spellEnd"/>
      <w:proofErr w:type="gramEnd"/>
      <w:r w:rsidRPr="000B28CB">
        <w:t>,</w:t>
      </w:r>
    </w:p>
    <w:p w14:paraId="229856DE" w14:textId="220DB74D" w:rsidR="000B28CB" w:rsidRPr="000B28CB" w:rsidRDefault="000B28CB" w:rsidP="000B28CB">
      <w:pPr>
        <w:numPr>
          <w:ilvl w:val="0"/>
          <w:numId w:val="11"/>
        </w:numPr>
      </w:pPr>
      <w:r w:rsidRPr="000B28CB">
        <w:t>Add or remove key-value pair: </w:t>
      </w:r>
      <m:oMath>
        <m:r>
          <w:rPr>
            <w:rFonts w:ascii="Cambria Math" w:hAnsi="Cambria Math"/>
          </w:rPr>
          <m:t>O(1)</m:t>
        </m:r>
      </m:oMath>
    </w:p>
    <w:p w14:paraId="4949391F" w14:textId="40FFA70B" w:rsidR="000B28CB" w:rsidRPr="000B28CB" w:rsidRDefault="000B28CB" w:rsidP="000B28CB">
      <w:pPr>
        <w:numPr>
          <w:ilvl w:val="0"/>
          <w:numId w:val="11"/>
        </w:numPr>
      </w:pPr>
      <w:r w:rsidRPr="000B28CB">
        <w:t>Check if key exists: </w:t>
      </w:r>
      <m:oMath>
        <m:r>
          <w:rPr>
            <w:rFonts w:ascii="Cambria Math" w:hAnsi="Cambria Math"/>
          </w:rPr>
          <m:t>O(1)</m:t>
        </m:r>
      </m:oMath>
    </w:p>
    <w:p w14:paraId="19213620" w14:textId="0A12E2F0" w:rsidR="000B28CB" w:rsidRPr="000B28CB" w:rsidRDefault="000B28CB" w:rsidP="000B28CB">
      <w:pPr>
        <w:numPr>
          <w:ilvl w:val="0"/>
          <w:numId w:val="11"/>
        </w:numPr>
      </w:pPr>
      <w:r w:rsidRPr="000B28CB">
        <w:t>Check if value exists: </w:t>
      </w:r>
      <m:oMath>
        <m:r>
          <w:rPr>
            <w:rFonts w:ascii="Cambria Math" w:hAnsi="Cambria Math"/>
          </w:rPr>
          <m:t>O(n)</m:t>
        </m:r>
      </m:oMath>
    </w:p>
    <w:p w14:paraId="2A2637A1" w14:textId="6F8CAFEA" w:rsidR="000B28CB" w:rsidRPr="000B28CB" w:rsidRDefault="000B28CB" w:rsidP="000B28CB">
      <w:pPr>
        <w:numPr>
          <w:ilvl w:val="0"/>
          <w:numId w:val="11"/>
        </w:numPr>
      </w:pPr>
      <w:r w:rsidRPr="000B28CB">
        <w:t>Access or modify value associated with key: </w:t>
      </w:r>
      <m:oMath>
        <m:r>
          <w:rPr>
            <w:rFonts w:ascii="Cambria Math" w:hAnsi="Cambria Math"/>
          </w:rPr>
          <m:t>O(1)</m:t>
        </m:r>
      </m:oMath>
    </w:p>
    <w:p w14:paraId="1730D257" w14:textId="17E13E85" w:rsidR="000B28CB" w:rsidRPr="000B28CB" w:rsidRDefault="000B28CB" w:rsidP="000B28CB">
      <w:pPr>
        <w:numPr>
          <w:ilvl w:val="0"/>
          <w:numId w:val="11"/>
        </w:numPr>
      </w:pPr>
      <w:r w:rsidRPr="000B28CB">
        <w:t>Iterate over all keys, values, or both: </w:t>
      </w:r>
      <m:oMath>
        <m:r>
          <w:rPr>
            <w:rFonts w:ascii="Cambria Math" w:hAnsi="Cambria Math"/>
          </w:rPr>
          <m:t>O(n)</m:t>
        </m:r>
      </m:oMath>
    </w:p>
    <w:p w14:paraId="47020595" w14:textId="325078CE" w:rsidR="000B28CB" w:rsidRPr="000B28CB" w:rsidRDefault="000B28CB" w:rsidP="000B28CB">
      <w:r w:rsidRPr="000B28CB">
        <w:t>Note: the </w:t>
      </w:r>
      <m:oMath>
        <m:r>
          <w:rPr>
            <w:rFonts w:ascii="Cambria Math" w:hAnsi="Cambria Math"/>
          </w:rPr>
          <m:t>O(1)</m:t>
        </m:r>
      </m:oMath>
      <w:r w:rsidRPr="000B28CB">
        <w:t xml:space="preserve"> operations are constant relative to n. </w:t>
      </w:r>
      <w:proofErr w:type="gramStart"/>
      <w:r w:rsidRPr="000B28CB">
        <w:t>In reality, the</w:t>
      </w:r>
      <w:proofErr w:type="gramEnd"/>
      <w:r w:rsidRPr="000B28CB">
        <w:t xml:space="preserve"> hashing algorithm might be expensive. For example, if your keys are strings, then it will cost </w:t>
      </w:r>
      <m:oMath>
        <m:r>
          <w:rPr>
            <w:rFonts w:ascii="Cambria Math" w:hAnsi="Cambria Math"/>
          </w:rPr>
          <m:t>O(m)</m:t>
        </m:r>
      </m:oMath>
      <w:r w:rsidRPr="000B28CB">
        <w:t> where </w:t>
      </w:r>
      <m:oMath>
        <m:r>
          <w:rPr>
            <w:rFonts w:ascii="Cambria Math" w:hAnsi="Cambria Math"/>
          </w:rPr>
          <m:t>m</m:t>
        </m:r>
      </m:oMath>
      <w:r w:rsidRPr="000B28CB">
        <w:t> is the length of the string. The operations only take constant time relative to the size of the hash map.</w:t>
      </w:r>
    </w:p>
    <w:p w14:paraId="339D04E3" w14:textId="77777777" w:rsidR="000B28CB" w:rsidRPr="000B28CB" w:rsidRDefault="000B28CB" w:rsidP="000B28CB">
      <w:r w:rsidRPr="000B28CB">
        <w:pict w14:anchorId="6787B31D">
          <v:rect id="_x0000_i1282" style="width:0;height:.75pt" o:hralign="center" o:hrstd="t" o:hr="t" fillcolor="#a0a0a0" stroked="f"/>
        </w:pict>
      </w:r>
    </w:p>
    <w:p w14:paraId="29D1578D" w14:textId="77777777" w:rsidR="000B28CB" w:rsidRPr="000B28CB" w:rsidRDefault="000B28CB" w:rsidP="000B28CB">
      <w:r w:rsidRPr="000B28CB">
        <w:rPr>
          <w:b/>
          <w:bCs/>
        </w:rPr>
        <w:t>Set</w:t>
      </w:r>
    </w:p>
    <w:p w14:paraId="5F1882F4" w14:textId="77777777" w:rsidR="000B28CB" w:rsidRPr="000B28CB" w:rsidRDefault="000B28CB" w:rsidP="000B28CB">
      <w:r w:rsidRPr="000B28CB">
        <w:t xml:space="preserve">Given n = </w:t>
      </w:r>
      <w:proofErr w:type="spellStart"/>
      <w:proofErr w:type="gramStart"/>
      <w:r w:rsidRPr="000B28CB">
        <w:t>set.length</w:t>
      </w:r>
      <w:proofErr w:type="spellEnd"/>
      <w:proofErr w:type="gramEnd"/>
      <w:r w:rsidRPr="000B28CB">
        <w:t>,</w:t>
      </w:r>
    </w:p>
    <w:p w14:paraId="4A64B676" w14:textId="65369836" w:rsidR="000B28CB" w:rsidRPr="000B28CB" w:rsidRDefault="000B28CB" w:rsidP="000B28CB">
      <w:pPr>
        <w:numPr>
          <w:ilvl w:val="0"/>
          <w:numId w:val="12"/>
        </w:numPr>
      </w:pPr>
      <w:r w:rsidRPr="000B28CB">
        <w:t>Add or remove element: </w:t>
      </w:r>
      <m:oMath>
        <m:r>
          <w:rPr>
            <w:rFonts w:ascii="Cambria Math" w:hAnsi="Cambria Math"/>
          </w:rPr>
          <m:t>O(1)</m:t>
        </m:r>
      </m:oMath>
    </w:p>
    <w:p w14:paraId="14B8B552" w14:textId="4F5FE943" w:rsidR="000B28CB" w:rsidRPr="000B28CB" w:rsidRDefault="000B28CB" w:rsidP="000B28CB">
      <w:pPr>
        <w:numPr>
          <w:ilvl w:val="0"/>
          <w:numId w:val="12"/>
        </w:numPr>
      </w:pPr>
      <w:r w:rsidRPr="000B28CB">
        <w:t>Check if element exists: </w:t>
      </w:r>
      <m:oMath>
        <m:r>
          <w:rPr>
            <w:rFonts w:ascii="Cambria Math" w:hAnsi="Cambria Math"/>
          </w:rPr>
          <m:t>O(1)</m:t>
        </m:r>
      </m:oMath>
    </w:p>
    <w:p w14:paraId="0D10C636" w14:textId="77777777" w:rsidR="000B28CB" w:rsidRPr="000B28CB" w:rsidRDefault="000B28CB" w:rsidP="000B28CB">
      <w:r w:rsidRPr="000B28CB">
        <w:t>The above note applies here as well.</w:t>
      </w:r>
    </w:p>
    <w:p w14:paraId="5790BAAA" w14:textId="77777777" w:rsidR="000B28CB" w:rsidRPr="000B28CB" w:rsidRDefault="000B28CB" w:rsidP="000B28CB">
      <w:r w:rsidRPr="000B28CB">
        <w:pict w14:anchorId="5BEF5D90">
          <v:rect id="_x0000_i1283" style="width:0;height:.75pt" o:hralign="center" o:hrstd="t" o:hr="t" fillcolor="#a0a0a0" stroked="f"/>
        </w:pict>
      </w:r>
    </w:p>
    <w:p w14:paraId="6655FCAC" w14:textId="77777777" w:rsidR="000B28CB" w:rsidRPr="000B28CB" w:rsidRDefault="000B28CB" w:rsidP="000B28CB">
      <w:r w:rsidRPr="000B28CB">
        <w:rPr>
          <w:b/>
          <w:bCs/>
        </w:rPr>
        <w:t>Stack</w:t>
      </w:r>
    </w:p>
    <w:p w14:paraId="0BCB486D" w14:textId="77777777" w:rsidR="000B28CB" w:rsidRPr="000B28CB" w:rsidRDefault="000B28CB" w:rsidP="000B28CB">
      <w:r w:rsidRPr="000B28CB">
        <w:t>Stack operations are dependent on their implementation. A stack is only required to support pop and push. If implemented with a dynamic array:</w:t>
      </w:r>
    </w:p>
    <w:p w14:paraId="10A62D55" w14:textId="77777777" w:rsidR="000B28CB" w:rsidRPr="000B28CB" w:rsidRDefault="000B28CB" w:rsidP="000B28CB">
      <w:r w:rsidRPr="000B28CB">
        <w:t xml:space="preserve">Given n = </w:t>
      </w:r>
      <w:proofErr w:type="spellStart"/>
      <w:proofErr w:type="gramStart"/>
      <w:r w:rsidRPr="000B28CB">
        <w:t>stack.length</w:t>
      </w:r>
      <w:proofErr w:type="spellEnd"/>
      <w:proofErr w:type="gramEnd"/>
      <w:r w:rsidRPr="000B28CB">
        <w:t>,</w:t>
      </w:r>
    </w:p>
    <w:p w14:paraId="5225BE0A" w14:textId="7856703E" w:rsidR="000B28CB" w:rsidRPr="000B28CB" w:rsidRDefault="000B28CB" w:rsidP="000B28CB">
      <w:pPr>
        <w:numPr>
          <w:ilvl w:val="0"/>
          <w:numId w:val="13"/>
        </w:numPr>
      </w:pPr>
      <w:r w:rsidRPr="000B28CB">
        <w:t>Push element: </w:t>
      </w:r>
      <m:oMath>
        <m:r>
          <w:rPr>
            <w:rFonts w:ascii="Cambria Math" w:hAnsi="Cambria Math"/>
          </w:rPr>
          <m:t>O(1)</m:t>
        </m:r>
      </m:oMath>
    </w:p>
    <w:p w14:paraId="0CF86D43" w14:textId="108C0BB7" w:rsidR="000B28CB" w:rsidRPr="000B28CB" w:rsidRDefault="000B28CB" w:rsidP="000B28CB">
      <w:pPr>
        <w:numPr>
          <w:ilvl w:val="0"/>
          <w:numId w:val="13"/>
        </w:numPr>
      </w:pPr>
      <w:r w:rsidRPr="000B28CB">
        <w:t>Pop element: </w:t>
      </w:r>
      <m:oMath>
        <m:r>
          <w:rPr>
            <w:rFonts w:ascii="Cambria Math" w:hAnsi="Cambria Math"/>
          </w:rPr>
          <m:t>O(1)</m:t>
        </m:r>
      </m:oMath>
    </w:p>
    <w:p w14:paraId="31845ED6" w14:textId="5A1D8EA9" w:rsidR="000B28CB" w:rsidRPr="000B28CB" w:rsidRDefault="000B28CB" w:rsidP="000B28CB">
      <w:pPr>
        <w:numPr>
          <w:ilvl w:val="0"/>
          <w:numId w:val="13"/>
        </w:numPr>
      </w:pPr>
      <w:r w:rsidRPr="000B28CB">
        <w:t>Peek (see element at top of stack): </w:t>
      </w:r>
      <m:oMath>
        <m:r>
          <w:rPr>
            <w:rFonts w:ascii="Cambria Math" w:hAnsi="Cambria Math"/>
          </w:rPr>
          <m:t>O(1)</m:t>
        </m:r>
      </m:oMath>
    </w:p>
    <w:p w14:paraId="3E36F3C3" w14:textId="045B7322" w:rsidR="000B28CB" w:rsidRPr="000B28CB" w:rsidRDefault="000B28CB" w:rsidP="000B28CB">
      <w:pPr>
        <w:numPr>
          <w:ilvl w:val="0"/>
          <w:numId w:val="13"/>
        </w:numPr>
      </w:pPr>
      <w:r w:rsidRPr="000B28CB">
        <w:t>Access or modify element at arbitrary index: </w:t>
      </w:r>
      <m:oMath>
        <m:r>
          <w:rPr>
            <w:rFonts w:ascii="Cambria Math" w:hAnsi="Cambria Math"/>
          </w:rPr>
          <m:t>O(1)</m:t>
        </m:r>
      </m:oMath>
    </w:p>
    <w:p w14:paraId="5D324645" w14:textId="1CBB06D8" w:rsidR="000B28CB" w:rsidRPr="000B28CB" w:rsidRDefault="000B28CB" w:rsidP="000B28CB">
      <w:pPr>
        <w:numPr>
          <w:ilvl w:val="0"/>
          <w:numId w:val="13"/>
        </w:numPr>
      </w:pPr>
      <w:r w:rsidRPr="000B28CB">
        <w:t>Check if element exists: </w:t>
      </w:r>
      <m:oMath>
        <m:r>
          <w:rPr>
            <w:rFonts w:ascii="Cambria Math" w:hAnsi="Cambria Math"/>
          </w:rPr>
          <m:t>O(n)</m:t>
        </m:r>
      </m:oMath>
    </w:p>
    <w:p w14:paraId="6CBEBB60" w14:textId="77777777" w:rsidR="000B28CB" w:rsidRPr="000B28CB" w:rsidRDefault="000B28CB" w:rsidP="000B28CB">
      <w:r w:rsidRPr="000B28CB">
        <w:pict w14:anchorId="08E54B16">
          <v:rect id="_x0000_i1284" style="width:0;height:.75pt" o:hralign="center" o:hrstd="t" o:hr="t" fillcolor="#a0a0a0" stroked="f"/>
        </w:pict>
      </w:r>
    </w:p>
    <w:p w14:paraId="6C274ACF" w14:textId="77777777" w:rsidR="000B28CB" w:rsidRPr="000B28CB" w:rsidRDefault="000B28CB" w:rsidP="000B28CB">
      <w:r w:rsidRPr="000B28CB">
        <w:rPr>
          <w:b/>
          <w:bCs/>
        </w:rPr>
        <w:t>Queue</w:t>
      </w:r>
    </w:p>
    <w:p w14:paraId="3A6DC7A2" w14:textId="77777777" w:rsidR="000B28CB" w:rsidRPr="000B28CB" w:rsidRDefault="000B28CB" w:rsidP="000B28CB">
      <w:r w:rsidRPr="000B28CB">
        <w:t>Queue operations are dependent on their implementation. A queue is only required to support dequeue and enqueue. If implemented with a doubly linked list:</w:t>
      </w:r>
    </w:p>
    <w:p w14:paraId="20906300" w14:textId="77777777" w:rsidR="000B28CB" w:rsidRPr="000B28CB" w:rsidRDefault="000B28CB" w:rsidP="000B28CB">
      <w:r w:rsidRPr="000B28CB">
        <w:t xml:space="preserve">Given n = </w:t>
      </w:r>
      <w:proofErr w:type="spellStart"/>
      <w:proofErr w:type="gramStart"/>
      <w:r w:rsidRPr="000B28CB">
        <w:t>queue.length</w:t>
      </w:r>
      <w:proofErr w:type="spellEnd"/>
      <w:proofErr w:type="gramEnd"/>
      <w:r w:rsidRPr="000B28CB">
        <w:t>,</w:t>
      </w:r>
    </w:p>
    <w:p w14:paraId="5E32C5F9" w14:textId="3A80E46F" w:rsidR="000B28CB" w:rsidRPr="000B28CB" w:rsidRDefault="000B28CB" w:rsidP="000B28CB">
      <w:pPr>
        <w:numPr>
          <w:ilvl w:val="0"/>
          <w:numId w:val="14"/>
        </w:numPr>
      </w:pPr>
      <w:r w:rsidRPr="000B28CB">
        <w:t>Enqueue element: </w:t>
      </w:r>
      <m:oMath>
        <m:r>
          <w:rPr>
            <w:rFonts w:ascii="Cambria Math" w:hAnsi="Cambria Math"/>
          </w:rPr>
          <m:t>O(1)</m:t>
        </m:r>
      </m:oMath>
    </w:p>
    <w:p w14:paraId="5CE1CC87" w14:textId="34C622DF" w:rsidR="000B28CB" w:rsidRPr="000B28CB" w:rsidRDefault="000B28CB" w:rsidP="000B28CB">
      <w:pPr>
        <w:numPr>
          <w:ilvl w:val="0"/>
          <w:numId w:val="14"/>
        </w:numPr>
      </w:pPr>
      <w:r w:rsidRPr="000B28CB">
        <w:lastRenderedPageBreak/>
        <w:t>Dequeue element: </w:t>
      </w:r>
      <m:oMath>
        <m:r>
          <w:rPr>
            <w:rFonts w:ascii="Cambria Math" w:hAnsi="Cambria Math"/>
          </w:rPr>
          <m:t>O(1)</m:t>
        </m:r>
      </m:oMath>
    </w:p>
    <w:p w14:paraId="5D704689" w14:textId="59649A9D" w:rsidR="000B28CB" w:rsidRPr="000B28CB" w:rsidRDefault="000B28CB" w:rsidP="000B28CB">
      <w:pPr>
        <w:numPr>
          <w:ilvl w:val="0"/>
          <w:numId w:val="14"/>
        </w:numPr>
      </w:pPr>
      <w:r w:rsidRPr="000B28CB">
        <w:t>Peek (see element at front of queue): </w:t>
      </w:r>
      <m:oMath>
        <m:r>
          <w:rPr>
            <w:rFonts w:ascii="Cambria Math" w:hAnsi="Cambria Math"/>
          </w:rPr>
          <m:t>O(1)</m:t>
        </m:r>
      </m:oMath>
    </w:p>
    <w:p w14:paraId="374EDA66" w14:textId="0077733A" w:rsidR="000B28CB" w:rsidRPr="000B28CB" w:rsidRDefault="000B28CB" w:rsidP="000B28CB">
      <w:pPr>
        <w:numPr>
          <w:ilvl w:val="0"/>
          <w:numId w:val="14"/>
        </w:numPr>
      </w:pPr>
      <w:r w:rsidRPr="000B28CB">
        <w:t>Access or modify element at arbitrary index: </w:t>
      </w:r>
      <m:oMath>
        <m:r>
          <w:rPr>
            <w:rFonts w:ascii="Cambria Math" w:hAnsi="Cambria Math"/>
          </w:rPr>
          <m:t>O(n)</m:t>
        </m:r>
      </m:oMath>
    </w:p>
    <w:p w14:paraId="671D52B8" w14:textId="75FCAD93" w:rsidR="000B28CB" w:rsidRPr="000B28CB" w:rsidRDefault="000B28CB" w:rsidP="000B28CB">
      <w:pPr>
        <w:numPr>
          <w:ilvl w:val="0"/>
          <w:numId w:val="14"/>
        </w:numPr>
      </w:pPr>
      <w:r w:rsidRPr="000B28CB">
        <w:t>Check if element exists: </w:t>
      </w:r>
      <m:oMath>
        <m:r>
          <w:rPr>
            <w:rFonts w:ascii="Cambria Math" w:hAnsi="Cambria Math"/>
          </w:rPr>
          <m:t>O(n)</m:t>
        </m:r>
      </m:oMath>
    </w:p>
    <w:p w14:paraId="6AFB4A9D" w14:textId="1AD0DF96" w:rsidR="000B28CB" w:rsidRPr="000B28CB" w:rsidRDefault="000B28CB" w:rsidP="000B28CB">
      <w:r w:rsidRPr="000B28CB">
        <w:t>Note: most programming languages implement queues in a more sophisticated manner than a simple doubly linked list. Depending on implementation, accessing elements by index may be faster than </w:t>
      </w:r>
      <m:oMath>
        <m:r>
          <w:rPr>
            <w:rFonts w:ascii="Cambria Math" w:hAnsi="Cambria Math"/>
          </w:rPr>
          <m:t>O(n)</m:t>
        </m:r>
      </m:oMath>
      <w:r w:rsidRPr="000B28CB">
        <w:t>, or </w:t>
      </w:r>
      <m:oMath>
        <m:r>
          <w:rPr>
            <w:rFonts w:ascii="Cambria Math" w:hAnsi="Cambria Math"/>
          </w:rPr>
          <m:t>O(n)</m:t>
        </m:r>
      </m:oMath>
      <w:r w:rsidRPr="000B28CB">
        <w:t> but with a significant constant divisor.</w:t>
      </w:r>
    </w:p>
    <w:p w14:paraId="456A46D8" w14:textId="77777777" w:rsidR="000B28CB" w:rsidRPr="000B28CB" w:rsidRDefault="000B28CB" w:rsidP="000B28CB">
      <w:r w:rsidRPr="000B28CB">
        <w:pict w14:anchorId="5F7E4270">
          <v:rect id="_x0000_i1285" style="width:0;height:.75pt" o:hralign="center" o:hrstd="t" o:hr="t" fillcolor="#a0a0a0" stroked="f"/>
        </w:pict>
      </w:r>
    </w:p>
    <w:p w14:paraId="192CB632" w14:textId="77777777" w:rsidR="000B28CB" w:rsidRPr="000B28CB" w:rsidRDefault="000B28CB" w:rsidP="000B28CB">
      <w:r w:rsidRPr="000B28CB">
        <w:rPr>
          <w:b/>
          <w:bCs/>
        </w:rPr>
        <w:t>Binary tree problems (DFS/BFS)</w:t>
      </w:r>
    </w:p>
    <w:p w14:paraId="63565AF4" w14:textId="5703C0D4" w:rsidR="000B28CB" w:rsidRPr="000B28CB" w:rsidRDefault="000B28CB" w:rsidP="000B28CB">
      <w:r w:rsidRPr="000B28CB">
        <w:t>Given </w:t>
      </w:r>
      <m:oMath>
        <m:r>
          <w:rPr>
            <w:rFonts w:ascii="Cambria Math" w:hAnsi="Cambria Math"/>
          </w:rPr>
          <m:t>n</m:t>
        </m:r>
      </m:oMath>
      <w:r w:rsidRPr="000B28CB">
        <w:t> as the number of nodes in the tree,</w:t>
      </w:r>
    </w:p>
    <w:p w14:paraId="02EC24BA" w14:textId="2189C5A8" w:rsidR="000B28CB" w:rsidRPr="000B28CB" w:rsidRDefault="000B28CB" w:rsidP="000B28CB">
      <w:r w:rsidRPr="000B28CB">
        <w:t>Most algorithms will run in </w:t>
      </w:r>
      <m:oMath>
        <m:r>
          <w:rPr>
            <w:rFonts w:ascii="Cambria Math" w:hAnsi="Cambria Math"/>
          </w:rPr>
          <m:t>O(n⋅k)</m:t>
        </m:r>
      </m:oMath>
      <w:r w:rsidRPr="000B28CB">
        <w:t> time, where </w:t>
      </w:r>
      <m:oMath>
        <m:r>
          <w:rPr>
            <w:rFonts w:ascii="Cambria Math" w:hAnsi="Cambria Math"/>
          </w:rPr>
          <m:t>k</m:t>
        </m:r>
      </m:oMath>
      <w:r w:rsidRPr="000B28CB">
        <w:t> is the work done at each node, usually </w:t>
      </w:r>
      <m:oMath>
        <m:r>
          <w:rPr>
            <w:rFonts w:ascii="Cambria Math" w:hAnsi="Cambria Math"/>
          </w:rPr>
          <m:t>O(1)</m:t>
        </m:r>
      </m:oMath>
      <w:r w:rsidRPr="000B28CB">
        <w:t>. This is just a general rule and not always the case. We are assuming here that BFS is implemented with an efficient queue.</w:t>
      </w:r>
    </w:p>
    <w:p w14:paraId="38499E21" w14:textId="77777777" w:rsidR="000B28CB" w:rsidRPr="000B28CB" w:rsidRDefault="000B28CB" w:rsidP="000B28CB">
      <w:r w:rsidRPr="000B28CB">
        <w:pict w14:anchorId="09C7AC6A">
          <v:rect id="_x0000_i1286" style="width:0;height:.75pt" o:hralign="center" o:hrstd="t" o:hr="t" fillcolor="#a0a0a0" stroked="f"/>
        </w:pict>
      </w:r>
    </w:p>
    <w:p w14:paraId="7B44386C" w14:textId="77777777" w:rsidR="000B28CB" w:rsidRPr="000B28CB" w:rsidRDefault="000B28CB" w:rsidP="000B28CB">
      <w:r w:rsidRPr="000B28CB">
        <w:rPr>
          <w:b/>
          <w:bCs/>
        </w:rPr>
        <w:t>Binary search tree</w:t>
      </w:r>
    </w:p>
    <w:p w14:paraId="03356F50" w14:textId="219C2D6A" w:rsidR="000B28CB" w:rsidRPr="000B28CB" w:rsidRDefault="000B28CB" w:rsidP="000B28CB">
      <w:r w:rsidRPr="000B28CB">
        <w:t>Given </w:t>
      </w:r>
      <m:oMath>
        <m:r>
          <w:rPr>
            <w:rFonts w:ascii="Cambria Math" w:hAnsi="Cambria Math"/>
          </w:rPr>
          <m:t>n</m:t>
        </m:r>
      </m:oMath>
      <w:r w:rsidRPr="000B28CB">
        <w:t> as the number of nodes in the tree,</w:t>
      </w:r>
    </w:p>
    <w:p w14:paraId="33FC0F14" w14:textId="4E97E485" w:rsidR="000B28CB" w:rsidRPr="000B28CB" w:rsidRDefault="000B28CB" w:rsidP="000B28CB">
      <w:pPr>
        <w:numPr>
          <w:ilvl w:val="0"/>
          <w:numId w:val="15"/>
        </w:numPr>
      </w:pPr>
      <w:r w:rsidRPr="000B28CB">
        <w:t>Add or remove element: </w:t>
      </w:r>
      <m:oMath>
        <m:r>
          <w:rPr>
            <w:rFonts w:ascii="Cambria Math" w:hAnsi="Cambria Math"/>
          </w:rPr>
          <m:t>O(n)</m:t>
        </m:r>
      </m:oMath>
      <w:r w:rsidRPr="000B28CB">
        <w:t> worst case, </w:t>
      </w:r>
      <m:oMath>
        <m:r>
          <w:rPr>
            <w:rFonts w:ascii="Cambria Math" w:hAnsi="Cambria Math"/>
          </w:rPr>
          <m:t>O(</m:t>
        </m:r>
        <m:r>
          <m:rPr>
            <m:sty m:val="p"/>
          </m:rPr>
          <w:rPr>
            <w:rFonts w:ascii="Cambria Math" w:hAnsi="Cambria Math"/>
          </w:rPr>
          <m:t>log</m:t>
        </m:r>
        <m:r>
          <w:rPr>
            <w:rFonts w:ascii="Cambria Math" w:hAnsi="Cambria Math"/>
          </w:rPr>
          <m:t>⁡n)</m:t>
        </m:r>
      </m:oMath>
      <w:r w:rsidRPr="000B28CB">
        <w:t> average case</w:t>
      </w:r>
    </w:p>
    <w:p w14:paraId="67DB42E4" w14:textId="60D15F4F" w:rsidR="000B28CB" w:rsidRPr="000B28CB" w:rsidRDefault="000B28CB" w:rsidP="000B28CB">
      <w:pPr>
        <w:numPr>
          <w:ilvl w:val="0"/>
          <w:numId w:val="15"/>
        </w:numPr>
      </w:pPr>
      <w:r w:rsidRPr="000B28CB">
        <w:t>Check if element exists: </w:t>
      </w:r>
      <m:oMath>
        <m:r>
          <w:rPr>
            <w:rFonts w:ascii="Cambria Math" w:hAnsi="Cambria Math"/>
          </w:rPr>
          <m:t>O(n)</m:t>
        </m:r>
      </m:oMath>
      <w:r w:rsidRPr="000B28CB">
        <w:t> worst case, </w:t>
      </w:r>
      <m:oMath>
        <m:r>
          <w:rPr>
            <w:rFonts w:ascii="Cambria Math" w:hAnsi="Cambria Math"/>
          </w:rPr>
          <m:t>O(</m:t>
        </m:r>
        <m:r>
          <m:rPr>
            <m:sty m:val="p"/>
          </m:rPr>
          <w:rPr>
            <w:rFonts w:ascii="Cambria Math" w:hAnsi="Cambria Math"/>
          </w:rPr>
          <m:t>log</m:t>
        </m:r>
        <m:r>
          <w:rPr>
            <w:rFonts w:ascii="Cambria Math" w:hAnsi="Cambria Math"/>
          </w:rPr>
          <m:t>⁡n)</m:t>
        </m:r>
      </m:oMath>
      <w:r w:rsidRPr="000B28CB">
        <w:t> average case</w:t>
      </w:r>
    </w:p>
    <w:p w14:paraId="61A20064" w14:textId="77777777" w:rsidR="000B28CB" w:rsidRPr="000B28CB" w:rsidRDefault="000B28CB" w:rsidP="000B28CB">
      <w:r w:rsidRPr="000B28CB">
        <w:t>The average case is when the tree is well balanced - each depth is close to full. The worst case is when the tree is just a straight line.</w:t>
      </w:r>
    </w:p>
    <w:p w14:paraId="1EF5D4D2" w14:textId="77777777" w:rsidR="000B28CB" w:rsidRPr="000B28CB" w:rsidRDefault="000B28CB" w:rsidP="000B28CB">
      <w:r w:rsidRPr="000B28CB">
        <w:pict w14:anchorId="4C2E1D4C">
          <v:rect id="_x0000_i1287" style="width:0;height:.75pt" o:hralign="center" o:hrstd="t" o:hr="t" fillcolor="#a0a0a0" stroked="f"/>
        </w:pict>
      </w:r>
    </w:p>
    <w:p w14:paraId="57F2439F" w14:textId="77777777" w:rsidR="000B28CB" w:rsidRPr="000B28CB" w:rsidRDefault="000B28CB" w:rsidP="000B28CB">
      <w:r w:rsidRPr="000B28CB">
        <w:rPr>
          <w:b/>
          <w:bCs/>
        </w:rPr>
        <w:t>Heap/Priority Queue</w:t>
      </w:r>
    </w:p>
    <w:p w14:paraId="0419019C" w14:textId="77777777" w:rsidR="000B28CB" w:rsidRPr="000B28CB" w:rsidRDefault="000B28CB" w:rsidP="000B28CB">
      <w:r w:rsidRPr="000B28CB">
        <w:t xml:space="preserve">Given n = </w:t>
      </w:r>
      <w:proofErr w:type="spellStart"/>
      <w:proofErr w:type="gramStart"/>
      <w:r w:rsidRPr="000B28CB">
        <w:t>heap.length</w:t>
      </w:r>
      <w:proofErr w:type="spellEnd"/>
      <w:proofErr w:type="gramEnd"/>
      <w:r w:rsidRPr="000B28CB">
        <w:t> and talking about min heaps,</w:t>
      </w:r>
    </w:p>
    <w:p w14:paraId="4E5F5ECA" w14:textId="373F99E0" w:rsidR="000B28CB" w:rsidRPr="000B28CB" w:rsidRDefault="000B28CB" w:rsidP="000B28CB">
      <w:pPr>
        <w:numPr>
          <w:ilvl w:val="0"/>
          <w:numId w:val="16"/>
        </w:numPr>
      </w:pPr>
      <w:r w:rsidRPr="000B28CB">
        <w:t>Add an element: </w:t>
      </w:r>
      <m:oMath>
        <m:r>
          <w:rPr>
            <w:rFonts w:ascii="Cambria Math" w:hAnsi="Cambria Math"/>
          </w:rPr>
          <m:t>O(</m:t>
        </m:r>
        <m:r>
          <m:rPr>
            <m:sty m:val="p"/>
          </m:rPr>
          <w:rPr>
            <w:rFonts w:ascii="Cambria Math" w:hAnsi="Cambria Math"/>
          </w:rPr>
          <m:t>log</m:t>
        </m:r>
        <m:r>
          <w:rPr>
            <w:rFonts w:ascii="Cambria Math" w:hAnsi="Cambria Math"/>
          </w:rPr>
          <m:t>⁡n)</m:t>
        </m:r>
      </m:oMath>
    </w:p>
    <w:p w14:paraId="3BC45029" w14:textId="33DDD8C3" w:rsidR="000B28CB" w:rsidRPr="000B28CB" w:rsidRDefault="000B28CB" w:rsidP="000B28CB">
      <w:pPr>
        <w:numPr>
          <w:ilvl w:val="0"/>
          <w:numId w:val="16"/>
        </w:numPr>
      </w:pPr>
      <w:r w:rsidRPr="000B28CB">
        <w:t>Delete the minimum element: </w:t>
      </w:r>
      <m:oMath>
        <m:r>
          <w:rPr>
            <w:rFonts w:ascii="Cambria Math" w:hAnsi="Cambria Math"/>
          </w:rPr>
          <m:t>O(</m:t>
        </m:r>
        <m:r>
          <m:rPr>
            <m:sty m:val="p"/>
          </m:rPr>
          <w:rPr>
            <w:rFonts w:ascii="Cambria Math" w:hAnsi="Cambria Math"/>
          </w:rPr>
          <m:t>log</m:t>
        </m:r>
        <m:r>
          <w:rPr>
            <w:rFonts w:ascii="Cambria Math" w:hAnsi="Cambria Math"/>
          </w:rPr>
          <m:t>⁡n)</m:t>
        </m:r>
      </m:oMath>
    </w:p>
    <w:p w14:paraId="75441A7F" w14:textId="62F1A9D8" w:rsidR="000B28CB" w:rsidRPr="000B28CB" w:rsidRDefault="000B28CB" w:rsidP="000B28CB">
      <w:pPr>
        <w:numPr>
          <w:ilvl w:val="0"/>
          <w:numId w:val="16"/>
        </w:numPr>
      </w:pPr>
      <w:r w:rsidRPr="000B28CB">
        <w:t>Find the minimum element: </w:t>
      </w:r>
      <m:oMath>
        <m:r>
          <w:rPr>
            <w:rFonts w:ascii="Cambria Math" w:hAnsi="Cambria Math"/>
          </w:rPr>
          <m:t>O(1)</m:t>
        </m:r>
      </m:oMath>
    </w:p>
    <w:p w14:paraId="50B95FAA" w14:textId="18C20805" w:rsidR="000B28CB" w:rsidRPr="000B28CB" w:rsidRDefault="000B28CB" w:rsidP="000B28CB">
      <w:pPr>
        <w:numPr>
          <w:ilvl w:val="0"/>
          <w:numId w:val="16"/>
        </w:numPr>
      </w:pPr>
      <w:r w:rsidRPr="000B28CB">
        <w:t>Check if element exists: </w:t>
      </w:r>
      <m:oMath>
        <m:r>
          <w:rPr>
            <w:rFonts w:ascii="Cambria Math" w:hAnsi="Cambria Math"/>
          </w:rPr>
          <m:t>O(n)</m:t>
        </m:r>
      </m:oMath>
    </w:p>
    <w:p w14:paraId="7297DB64" w14:textId="77777777" w:rsidR="000B28CB" w:rsidRPr="000B28CB" w:rsidRDefault="000B28CB" w:rsidP="000B28CB">
      <w:r w:rsidRPr="000B28CB">
        <w:pict w14:anchorId="2026CEB1">
          <v:rect id="_x0000_i1288" style="width:0;height:.75pt" o:hralign="center" o:hrstd="t" o:hr="t" fillcolor="#a0a0a0" stroked="f"/>
        </w:pict>
      </w:r>
    </w:p>
    <w:p w14:paraId="46C874FA" w14:textId="77777777" w:rsidR="000B28CB" w:rsidRPr="000B28CB" w:rsidRDefault="000B28CB" w:rsidP="000B28CB">
      <w:r w:rsidRPr="000B28CB">
        <w:rPr>
          <w:b/>
          <w:bCs/>
        </w:rPr>
        <w:t>Binary search</w:t>
      </w:r>
    </w:p>
    <w:p w14:paraId="133C7928" w14:textId="466A69F4" w:rsidR="000B28CB" w:rsidRPr="000B28CB" w:rsidRDefault="000B28CB" w:rsidP="000B28CB">
      <w:r w:rsidRPr="000B28CB">
        <w:t>Binary search runs in </w:t>
      </w:r>
      <m:oMath>
        <m:r>
          <w:rPr>
            <w:rFonts w:ascii="Cambria Math" w:hAnsi="Cambria Math"/>
          </w:rPr>
          <m:t>O(</m:t>
        </m:r>
        <m:r>
          <m:rPr>
            <m:sty m:val="p"/>
          </m:rPr>
          <w:rPr>
            <w:rFonts w:ascii="Cambria Math" w:hAnsi="Cambria Math"/>
          </w:rPr>
          <m:t>log</m:t>
        </m:r>
        <m:r>
          <w:rPr>
            <w:rFonts w:ascii="Cambria Math" w:hAnsi="Cambria Math"/>
          </w:rPr>
          <m:t>⁡n)</m:t>
        </m:r>
      </m:oMath>
      <w:r w:rsidRPr="000B28CB">
        <w:t> in the worst case, where </w:t>
      </w:r>
      <m:oMath>
        <m:r>
          <w:rPr>
            <w:rFonts w:ascii="Cambria Math" w:hAnsi="Cambria Math"/>
          </w:rPr>
          <m:t>n</m:t>
        </m:r>
      </m:oMath>
      <w:r w:rsidRPr="000B28CB">
        <w:t> is the size of your initial search space.</w:t>
      </w:r>
    </w:p>
    <w:p w14:paraId="1200C14F" w14:textId="77777777" w:rsidR="000B28CB" w:rsidRPr="000B28CB" w:rsidRDefault="000B28CB" w:rsidP="000B28CB">
      <w:r w:rsidRPr="000B28CB">
        <w:pict w14:anchorId="0BD42D3A">
          <v:rect id="_x0000_i1289" style="width:0;height:.75pt" o:hralign="center" o:hrstd="t" o:hr="t" fillcolor="#a0a0a0" stroked="f"/>
        </w:pict>
      </w:r>
    </w:p>
    <w:p w14:paraId="4204BC01" w14:textId="77777777" w:rsidR="000B28CB" w:rsidRPr="000B28CB" w:rsidRDefault="000B28CB" w:rsidP="000B28CB">
      <w:r w:rsidRPr="000B28CB">
        <w:rPr>
          <w:b/>
          <w:bCs/>
        </w:rPr>
        <w:t>Miscellaneous</w:t>
      </w:r>
    </w:p>
    <w:p w14:paraId="4AAD5711" w14:textId="2514C333" w:rsidR="000B28CB" w:rsidRPr="000B28CB" w:rsidRDefault="000B28CB" w:rsidP="000B28CB">
      <w:pPr>
        <w:numPr>
          <w:ilvl w:val="0"/>
          <w:numId w:val="17"/>
        </w:numPr>
      </w:pPr>
      <w:r w:rsidRPr="000B28CB">
        <w:t>Sorting: </w:t>
      </w:r>
      <m:oMath>
        <m:r>
          <w:rPr>
            <w:rFonts w:ascii="Cambria Math" w:hAnsi="Cambria Math"/>
          </w:rPr>
          <m:t>O(n⋅</m:t>
        </m:r>
        <m:r>
          <m:rPr>
            <m:sty m:val="p"/>
          </m:rPr>
          <w:rPr>
            <w:rFonts w:ascii="Cambria Math" w:hAnsi="Cambria Math"/>
          </w:rPr>
          <m:t>log</m:t>
        </m:r>
        <m:r>
          <w:rPr>
            <w:rFonts w:ascii="Cambria Math" w:hAnsi="Cambria Math"/>
          </w:rPr>
          <m:t>⁡n)</m:t>
        </m:r>
      </m:oMath>
      <w:r w:rsidRPr="000B28CB">
        <w:t>, where </w:t>
      </w:r>
      <m:oMath>
        <m:r>
          <w:rPr>
            <w:rFonts w:ascii="Cambria Math" w:hAnsi="Cambria Math"/>
          </w:rPr>
          <m:t>n</m:t>
        </m:r>
      </m:oMath>
      <w:r w:rsidRPr="000B28CB">
        <w:t> is the size of the data being sorted</w:t>
      </w:r>
    </w:p>
    <w:p w14:paraId="76F205CF" w14:textId="2DF824DA" w:rsidR="000B28CB" w:rsidRPr="000B28CB" w:rsidRDefault="000B28CB" w:rsidP="000B28CB">
      <w:pPr>
        <w:numPr>
          <w:ilvl w:val="0"/>
          <w:numId w:val="17"/>
        </w:numPr>
      </w:pPr>
      <w:r w:rsidRPr="000B28CB">
        <w:lastRenderedPageBreak/>
        <w:t>DFS and BFS on a graph: </w:t>
      </w:r>
      <m:oMath>
        <m:r>
          <w:rPr>
            <w:rFonts w:ascii="Cambria Math" w:hAnsi="Cambria Math"/>
          </w:rPr>
          <m:t>O(n⋅k+e)</m:t>
        </m:r>
      </m:oMath>
      <w:r w:rsidRPr="000B28CB">
        <w:t>, where </w:t>
      </w:r>
      <m:oMath>
        <m:r>
          <w:rPr>
            <w:rFonts w:ascii="Cambria Math" w:hAnsi="Cambria Math"/>
          </w:rPr>
          <m:t>n</m:t>
        </m:r>
      </m:oMath>
      <w:r w:rsidRPr="000B28CB">
        <w:t> is the number of nodes, </w:t>
      </w:r>
      <m:oMath>
        <m:r>
          <w:rPr>
            <w:rFonts w:ascii="Cambria Math" w:hAnsi="Cambria Math"/>
          </w:rPr>
          <m:t>e</m:t>
        </m:r>
      </m:oMath>
      <w:r w:rsidRPr="000B28CB">
        <w:t> is the number of edges, and </w:t>
      </w:r>
      <m:oMath>
        <m:r>
          <w:rPr>
            <w:rFonts w:ascii="Cambria Math" w:hAnsi="Cambria Math"/>
          </w:rPr>
          <m:t>k</m:t>
        </m:r>
      </m:oMath>
      <w:r w:rsidRPr="000B28CB">
        <w:t> is the work done at each node (excluding iterating over edges)</w:t>
      </w:r>
    </w:p>
    <w:p w14:paraId="3DD5BFD9" w14:textId="6F3C2F7A" w:rsidR="000B28CB" w:rsidRPr="000B28CB" w:rsidRDefault="000B28CB" w:rsidP="000B28CB">
      <w:pPr>
        <w:numPr>
          <w:ilvl w:val="0"/>
          <w:numId w:val="17"/>
        </w:numPr>
      </w:pPr>
      <w:r w:rsidRPr="000B28CB">
        <w:t xml:space="preserve">DFS and BFS space complexity: </w:t>
      </w:r>
      <w:proofErr w:type="gramStart"/>
      <w:r w:rsidRPr="000B28CB">
        <w:t>typically</w:t>
      </w:r>
      <w:proofErr w:type="gramEnd"/>
      <w:r w:rsidRPr="000B28CB">
        <w:t> </w:t>
      </w:r>
      <m:oMath>
        <m:r>
          <w:rPr>
            <w:rFonts w:ascii="Cambria Math" w:hAnsi="Cambria Math"/>
          </w:rPr>
          <m:t>O(n)</m:t>
        </m:r>
      </m:oMath>
      <w:r w:rsidRPr="000B28CB">
        <w:t>, but if it's in a graph, might be </w:t>
      </w:r>
      <m:oMath>
        <m:r>
          <w:rPr>
            <w:rFonts w:ascii="Cambria Math" w:hAnsi="Cambria Math"/>
          </w:rPr>
          <m:t>O(n+e)</m:t>
        </m:r>
      </m:oMath>
      <w:r w:rsidRPr="000B28CB">
        <w:t> to store the graph</w:t>
      </w:r>
    </w:p>
    <w:p w14:paraId="4C2DC62B" w14:textId="2256323D" w:rsidR="000B28CB" w:rsidRPr="000B28CB" w:rsidRDefault="000B28CB" w:rsidP="000B28CB">
      <w:pPr>
        <w:numPr>
          <w:ilvl w:val="0"/>
          <w:numId w:val="17"/>
        </w:numPr>
      </w:pPr>
      <w:r w:rsidRPr="000B28CB">
        <w:t>Dynamic programming time complexity: </w:t>
      </w:r>
      <m:oMath>
        <m:r>
          <w:rPr>
            <w:rFonts w:ascii="Cambria Math" w:hAnsi="Cambria Math"/>
          </w:rPr>
          <m:t>O(n⋅k)</m:t>
        </m:r>
      </m:oMath>
      <w:r w:rsidRPr="000B28CB">
        <w:t>, where </w:t>
      </w:r>
      <m:oMath>
        <m:r>
          <w:rPr>
            <w:rFonts w:ascii="Cambria Math" w:hAnsi="Cambria Math"/>
          </w:rPr>
          <m:t>n</m:t>
        </m:r>
      </m:oMath>
      <w:r w:rsidRPr="000B28CB">
        <w:t> is the number of states and </w:t>
      </w:r>
      <m:oMath>
        <m:r>
          <w:rPr>
            <w:rFonts w:ascii="Cambria Math" w:hAnsi="Cambria Math"/>
          </w:rPr>
          <m:t>k</m:t>
        </m:r>
      </m:oMath>
      <w:r w:rsidRPr="000B28CB">
        <w:t> is the work done at each state</w:t>
      </w:r>
    </w:p>
    <w:p w14:paraId="13182D66" w14:textId="179FEA12" w:rsidR="000B28CB" w:rsidRPr="000B28CB" w:rsidRDefault="000B28CB" w:rsidP="000B28CB">
      <w:pPr>
        <w:numPr>
          <w:ilvl w:val="0"/>
          <w:numId w:val="17"/>
        </w:numPr>
      </w:pPr>
      <w:r w:rsidRPr="000B28CB">
        <w:t>Dynamic programming space complexity: </w:t>
      </w:r>
      <m:oMath>
        <m:r>
          <w:rPr>
            <w:rFonts w:ascii="Cambria Math" w:hAnsi="Cambria Math"/>
          </w:rPr>
          <m:t>O(n)</m:t>
        </m:r>
      </m:oMath>
      <w:r w:rsidRPr="000B28CB">
        <w:t>, where </w:t>
      </w:r>
      <m:oMath>
        <m:r>
          <w:rPr>
            <w:rFonts w:ascii="Cambria Math" w:hAnsi="Cambria Math"/>
          </w:rPr>
          <m:t>n</m:t>
        </m:r>
      </m:oMath>
      <w:r w:rsidRPr="000B28CB">
        <w:t> is the number of states</w:t>
      </w:r>
    </w:p>
    <w:p w14:paraId="21926A5D" w14:textId="77777777" w:rsidR="000B28CB" w:rsidRPr="000B28CB" w:rsidRDefault="000B28CB" w:rsidP="000B28CB">
      <w:r w:rsidRPr="000B28CB">
        <w:pict w14:anchorId="65D7C423">
          <v:rect id="_x0000_i1290" style="width:0;height:.75pt" o:hralign="center" o:hrstd="t" o:hr="t" fillcolor="#a0a0a0" stroked="f"/>
        </w:pict>
      </w:r>
    </w:p>
    <w:p w14:paraId="09073021" w14:textId="77777777" w:rsidR="000B28CB" w:rsidRPr="000B28CB" w:rsidRDefault="000B28CB" w:rsidP="000B28CB">
      <w:r w:rsidRPr="000B28CB">
        <w:t>Input sizes vs time complexity</w:t>
      </w:r>
    </w:p>
    <w:p w14:paraId="73CE1A42" w14:textId="77777777" w:rsidR="000B28CB" w:rsidRPr="000B28CB" w:rsidRDefault="000B28CB" w:rsidP="000B28CB">
      <w:r w:rsidRPr="000B28CB">
        <w:t xml:space="preserve">The constraints of a problem can be considered as hints because they indicate an upper bound on what your solution's time complexity should be. Being able to figure out the expected time complexity of a solution given the input size is a valuable skill to have. In all </w:t>
      </w:r>
      <w:proofErr w:type="spellStart"/>
      <w:r w:rsidRPr="000B28CB">
        <w:t>LeetCode</w:t>
      </w:r>
      <w:proofErr w:type="spellEnd"/>
      <w:r w:rsidRPr="000B28CB">
        <w:t xml:space="preserve"> problems and most online assessments (OA), you will be given the problem's constraints. Unfortunately, you will usually not be explicitly told the constraints of a problem in an interview, but it's still good for practicing on </w:t>
      </w:r>
      <w:proofErr w:type="spellStart"/>
      <w:r w:rsidRPr="000B28CB">
        <w:t>LeetCode</w:t>
      </w:r>
      <w:proofErr w:type="spellEnd"/>
      <w:r w:rsidRPr="000B28CB">
        <w:t xml:space="preserve"> and completing OAs. Still, in an interview, it usually doesn't hurt to ask about the expected input sizes.</w:t>
      </w:r>
    </w:p>
    <w:p w14:paraId="44D23FA0" w14:textId="77777777" w:rsidR="000B28CB" w:rsidRPr="000B28CB" w:rsidRDefault="000B28CB" w:rsidP="000B28CB">
      <w:r w:rsidRPr="000B28CB">
        <w:pict w14:anchorId="218C6A27">
          <v:rect id="_x0000_i1291" style="width:0;height:.75pt" o:hralign="center" o:hrstd="t" o:hr="t" fillcolor="#a0a0a0" stroked="f"/>
        </w:pict>
      </w:r>
    </w:p>
    <w:p w14:paraId="50DFBB76" w14:textId="77777777" w:rsidR="000B28CB" w:rsidRPr="000B28CB" w:rsidRDefault="000B28CB" w:rsidP="000B28CB">
      <w:ins w:id="0" w:author="Unknown">
        <w:r w:rsidRPr="000B28CB">
          <w:rPr>
            <w:b/>
            <w:bCs/>
          </w:rPr>
          <w:t>n &lt;= 10</w:t>
        </w:r>
      </w:ins>
    </w:p>
    <w:p w14:paraId="32276BA5" w14:textId="387ACC32" w:rsidR="000B28CB" w:rsidRPr="000B28CB" w:rsidRDefault="000B28CB" w:rsidP="000B28CB">
      <w:r w:rsidRPr="000B28CB">
        <w:t>The expected time complexity likely has a factorial or an exponential with a base larger than 2 -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⋅n!)</m:t>
        </m:r>
      </m:oMath>
      <w:r w:rsidRPr="000B28CB">
        <w:t> or </w:t>
      </w:r>
      <m:oMath>
        <m:r>
          <w:rPr>
            <w:rFonts w:ascii="Cambria Math" w:hAnsi="Cambria Math"/>
          </w:rPr>
          <m:t>O(</m:t>
        </m:r>
        <m:sSup>
          <m:sSupPr>
            <m:ctrlPr>
              <w:rPr>
                <w:rFonts w:ascii="Cambria Math" w:hAnsi="Cambria Math"/>
              </w:rPr>
            </m:ctrlPr>
          </m:sSupPr>
          <m:e>
            <m:r>
              <w:rPr>
                <w:rFonts w:ascii="Cambria Math" w:hAnsi="Cambria Math"/>
              </w:rPr>
              <m:t>4</m:t>
            </m:r>
          </m:e>
          <m:sup>
            <m:r>
              <w:rPr>
                <w:rFonts w:ascii="Cambria Math" w:hAnsi="Cambria Math"/>
              </w:rPr>
              <m:t>n</m:t>
            </m:r>
          </m:sup>
        </m:sSup>
        <m:r>
          <w:rPr>
            <w:rFonts w:ascii="Cambria Math" w:hAnsi="Cambria Math"/>
          </w:rPr>
          <m:t>)</m:t>
        </m:r>
      </m:oMath>
      <w:r w:rsidRPr="000B28CB">
        <w:t> for example.</w:t>
      </w:r>
    </w:p>
    <w:p w14:paraId="2D596140" w14:textId="77777777" w:rsidR="000B28CB" w:rsidRPr="000B28CB" w:rsidRDefault="000B28CB" w:rsidP="000B28CB">
      <w:r w:rsidRPr="000B28CB">
        <w:t>You should think about backtracking or any brute-force-</w:t>
      </w:r>
      <w:proofErr w:type="spellStart"/>
      <w:r w:rsidRPr="000B28CB">
        <w:t>esque</w:t>
      </w:r>
      <w:proofErr w:type="spellEnd"/>
      <w:r w:rsidRPr="000B28CB">
        <w:t xml:space="preserve"> recursive algorithm. n &lt;= 10 is extremely small and usually </w:t>
      </w:r>
      <w:r w:rsidRPr="000B28CB">
        <w:rPr>
          <w:b/>
          <w:bCs/>
        </w:rPr>
        <w:t>any</w:t>
      </w:r>
      <w:r w:rsidRPr="000B28CB">
        <w:t> algorithm that correctly finds the answer will be fast enough.</w:t>
      </w:r>
    </w:p>
    <w:p w14:paraId="58F49297" w14:textId="77777777" w:rsidR="000B28CB" w:rsidRPr="000B28CB" w:rsidRDefault="000B28CB" w:rsidP="000B28CB">
      <w:r w:rsidRPr="000B28CB">
        <w:pict w14:anchorId="22D1222D">
          <v:rect id="_x0000_i1292" style="width:0;height:.75pt" o:hralign="center" o:hrstd="t" o:hr="t" fillcolor="#a0a0a0" stroked="f"/>
        </w:pict>
      </w:r>
    </w:p>
    <w:p w14:paraId="39A8897E" w14:textId="77777777" w:rsidR="000B28CB" w:rsidRPr="000B28CB" w:rsidRDefault="000B28CB" w:rsidP="000B28CB">
      <w:ins w:id="1" w:author="Unknown">
        <w:r w:rsidRPr="000B28CB">
          <w:rPr>
            <w:b/>
            <w:bCs/>
          </w:rPr>
          <w:t>10 &lt; n &lt;= 20</w:t>
        </w:r>
      </w:ins>
    </w:p>
    <w:p w14:paraId="11AF6A10" w14:textId="160AC551" w:rsidR="000B28CB" w:rsidRPr="000B28CB" w:rsidRDefault="000B28CB" w:rsidP="000B28CB">
      <w:r w:rsidRPr="000B28CB">
        <w:t>The expected time complexity likely involves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0B28CB">
        <w:t>. Any higher base or a factorial will be too slow (</w:t>
      </w:r>
      <m:oMath>
        <m:sSup>
          <m:sSupPr>
            <m:ctrlPr>
              <w:rPr>
                <w:rFonts w:ascii="Cambria Math" w:hAnsi="Cambria Math"/>
              </w:rPr>
            </m:ctrlPr>
          </m:sSupPr>
          <m:e>
            <m:r>
              <w:rPr>
                <w:rFonts w:ascii="Cambria Math" w:hAnsi="Cambria Math"/>
              </w:rPr>
              <m:t>3</m:t>
            </m:r>
          </m:e>
          <m:sup>
            <m:r>
              <w:rPr>
                <w:rFonts w:ascii="Cambria Math" w:hAnsi="Cambria Math"/>
              </w:rPr>
              <m:t>20</m:t>
            </m:r>
          </m:sup>
        </m:sSup>
      </m:oMath>
      <w:r w:rsidRPr="000B28CB">
        <w:t> = ~3.5 billion, and </w:t>
      </w:r>
      <m:oMath>
        <m:r>
          <w:rPr>
            <w:rFonts w:ascii="Cambria Math" w:hAnsi="Cambria Math"/>
          </w:rPr>
          <m:t>20!</m:t>
        </m:r>
      </m:oMath>
      <w:r w:rsidRPr="000B28CB">
        <w:t> is much larger). A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0B28CB">
        <w:t> usually implies that given a collection of elements, you are considering all subsets/subsequences - for each element, there are two choices: take it or don't take it.</w:t>
      </w:r>
    </w:p>
    <w:p w14:paraId="11849FA3" w14:textId="77777777" w:rsidR="000B28CB" w:rsidRPr="000B28CB" w:rsidRDefault="000B28CB" w:rsidP="000B28CB">
      <w:r w:rsidRPr="000B28CB">
        <w:t>Again, this bound is very small, so most algorithms that are correct will probably be fast enough. Consider backtracking and recursion.</w:t>
      </w:r>
    </w:p>
    <w:p w14:paraId="27ECF00E" w14:textId="77777777" w:rsidR="000B28CB" w:rsidRPr="000B28CB" w:rsidRDefault="000B28CB" w:rsidP="000B28CB">
      <w:r w:rsidRPr="000B28CB">
        <w:pict w14:anchorId="4C18E12D">
          <v:rect id="_x0000_i1293" style="width:0;height:.75pt" o:hralign="center" o:hrstd="t" o:hr="t" fillcolor="#a0a0a0" stroked="f"/>
        </w:pict>
      </w:r>
    </w:p>
    <w:p w14:paraId="47C219A2" w14:textId="77777777" w:rsidR="000B28CB" w:rsidRPr="000B28CB" w:rsidRDefault="000B28CB" w:rsidP="000B28CB">
      <w:ins w:id="2" w:author="Unknown">
        <w:r w:rsidRPr="000B28CB">
          <w:rPr>
            <w:b/>
            <w:bCs/>
          </w:rPr>
          <w:t>20 &lt; n &lt;= 100</w:t>
        </w:r>
      </w:ins>
    </w:p>
    <w:p w14:paraId="7C5E3FCD" w14:textId="4880B038" w:rsidR="000B28CB" w:rsidRPr="000B28CB" w:rsidRDefault="000B28CB" w:rsidP="000B28CB">
      <w:r w:rsidRPr="000B28CB">
        <w:t>At this point, exponentials will be too slow. The upper bound will likely involve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rsidRPr="000B28CB">
        <w:t>.</w:t>
      </w:r>
    </w:p>
    <w:p w14:paraId="46C2A783" w14:textId="3D19EC72" w:rsidR="000B28CB" w:rsidRPr="000B28CB" w:rsidRDefault="000B28CB" w:rsidP="000B28CB">
      <w:r w:rsidRPr="000B28CB">
        <w:t xml:space="preserve">Problems marked as "easy" on </w:t>
      </w:r>
      <w:proofErr w:type="spellStart"/>
      <w:r w:rsidRPr="000B28CB">
        <w:t>LeetCode</w:t>
      </w:r>
      <w:proofErr w:type="spellEnd"/>
      <w:r w:rsidRPr="000B28CB">
        <w:t xml:space="preserve"> usually have this bound, which can be deceiving. There may be solutions that run in </w:t>
      </w:r>
      <m:oMath>
        <m:r>
          <w:rPr>
            <w:rFonts w:ascii="Cambria Math" w:hAnsi="Cambria Math"/>
          </w:rPr>
          <m:t>O(n)</m:t>
        </m:r>
      </m:oMath>
      <w:r w:rsidRPr="000B28CB">
        <w:t>, but the small bound allows brute force solutions to pass (finding the linear time solution might not be considered as "easy").</w:t>
      </w:r>
    </w:p>
    <w:p w14:paraId="34A13929" w14:textId="77777777" w:rsidR="000B28CB" w:rsidRPr="000B28CB" w:rsidRDefault="000B28CB" w:rsidP="000B28CB">
      <w:r w:rsidRPr="000B28CB">
        <w:lastRenderedPageBreak/>
        <w:t xml:space="preserve">Consider brute force solutions that involve nested loops. If you come up with a brute force solution, try </w:t>
      </w:r>
      <w:proofErr w:type="spellStart"/>
      <w:r w:rsidRPr="000B28CB">
        <w:t>analyzing</w:t>
      </w:r>
      <w:proofErr w:type="spellEnd"/>
      <w:r w:rsidRPr="000B28CB">
        <w:t xml:space="preserve"> the algorithm to find what steps are "slow", and try to improve on those steps using tools like hash maps or heaps.</w:t>
      </w:r>
    </w:p>
    <w:p w14:paraId="281ABB4E" w14:textId="77777777" w:rsidR="000B28CB" w:rsidRPr="000B28CB" w:rsidRDefault="000B28CB" w:rsidP="000B28CB">
      <w:r w:rsidRPr="000B28CB">
        <w:pict w14:anchorId="71836A77">
          <v:rect id="_x0000_i1294" style="width:0;height:.75pt" o:hralign="center" o:hrstd="t" o:hr="t" fillcolor="#a0a0a0" stroked="f"/>
        </w:pict>
      </w:r>
    </w:p>
    <w:p w14:paraId="249057E9" w14:textId="77777777" w:rsidR="000B28CB" w:rsidRPr="000B28CB" w:rsidRDefault="000B28CB" w:rsidP="000B28CB">
      <w:ins w:id="3" w:author="Unknown">
        <w:r w:rsidRPr="000B28CB">
          <w:rPr>
            <w:b/>
            <w:bCs/>
          </w:rPr>
          <w:t>100 &lt; n &lt;= 1,000</w:t>
        </w:r>
      </w:ins>
    </w:p>
    <w:p w14:paraId="50893E71" w14:textId="1B325F8A" w:rsidR="000B28CB" w:rsidRPr="000B28CB" w:rsidRDefault="000B28CB" w:rsidP="000B28CB">
      <w:r w:rsidRPr="000B28CB">
        <w:t>In this range, a quadratic time complexity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0B28CB">
        <w:t xml:space="preserve"> should be sufficient, </w:t>
      </w:r>
      <w:proofErr w:type="gramStart"/>
      <w:r w:rsidRPr="000B28CB">
        <w:t>as long as</w:t>
      </w:r>
      <w:proofErr w:type="gramEnd"/>
      <w:r w:rsidRPr="000B28CB">
        <w:t xml:space="preserve"> the constant factor isn't too large.</w:t>
      </w:r>
    </w:p>
    <w:p w14:paraId="3C2D42C1" w14:textId="42ED48F0" w:rsidR="000B28CB" w:rsidRPr="000B28CB" w:rsidRDefault="000B28CB" w:rsidP="000B28CB">
      <w:proofErr w:type="gramStart"/>
      <w:r w:rsidRPr="000B28CB">
        <w:t>Similar to</w:t>
      </w:r>
      <w:proofErr w:type="gramEnd"/>
      <w:r w:rsidRPr="000B28CB">
        <w:t xml:space="preserve"> the previous range, you should consider nested loops. The difference between this range and the previous one is that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0B28CB">
        <w:t> is usually the expected/optimal time complexity in this range, and it might not be possible to improve.</w:t>
      </w:r>
    </w:p>
    <w:p w14:paraId="2F66A774" w14:textId="77777777" w:rsidR="000B28CB" w:rsidRPr="000B28CB" w:rsidRDefault="000B28CB" w:rsidP="000B28CB">
      <w:r w:rsidRPr="000B28CB">
        <w:pict w14:anchorId="59983F61">
          <v:rect id="_x0000_i1295" style="width:0;height:.75pt" o:hralign="center" o:hrstd="t" o:hr="t" fillcolor="#a0a0a0" stroked="f"/>
        </w:pict>
      </w:r>
    </w:p>
    <w:p w14:paraId="1032CF9B" w14:textId="77777777" w:rsidR="000B28CB" w:rsidRPr="000B28CB" w:rsidRDefault="000B28CB" w:rsidP="000B28CB">
      <w:ins w:id="4" w:author="Unknown">
        <w:r w:rsidRPr="000B28CB">
          <w:rPr>
            <w:b/>
            <w:bCs/>
          </w:rPr>
          <w:t>1,000 &lt; n &lt; 100,000</w:t>
        </w:r>
      </w:ins>
    </w:p>
    <w:p w14:paraId="08532535" w14:textId="2879AA26" w:rsidR="000B28CB" w:rsidRPr="000B28CB" w:rsidRDefault="000B28CB" w:rsidP="000B28CB">
      <m:oMath>
        <m:r>
          <w:rPr>
            <w:rFonts w:ascii="Cambria Math" w:hAnsi="Cambria Math"/>
          </w:rPr>
          <m:t>n&lt;=1</m:t>
        </m:r>
        <m:sSup>
          <m:sSupPr>
            <m:ctrlPr>
              <w:rPr>
                <w:rFonts w:ascii="Cambria Math" w:hAnsi="Cambria Math"/>
              </w:rPr>
            </m:ctrlPr>
          </m:sSupPr>
          <m:e>
            <m:r>
              <w:rPr>
                <w:rFonts w:ascii="Cambria Math" w:hAnsi="Cambria Math"/>
              </w:rPr>
              <m:t>0</m:t>
            </m:r>
          </m:e>
          <m:sup>
            <m:r>
              <w:rPr>
                <w:rFonts w:ascii="Cambria Math" w:hAnsi="Cambria Math"/>
              </w:rPr>
              <m:t>5</m:t>
            </m:r>
          </m:sup>
        </m:sSup>
      </m:oMath>
      <w:r w:rsidRPr="000B28CB">
        <w:t> is the most common constraint you will see on LeetCode. In this range, the slowest acceptable </w:t>
      </w:r>
      <w:r w:rsidRPr="000B28CB">
        <w:rPr>
          <w:b/>
          <w:bCs/>
        </w:rPr>
        <w:t>common</w:t>
      </w:r>
      <w:r w:rsidRPr="000B28CB">
        <w:t> time complexity is </w:t>
      </w:r>
      <m:oMath>
        <m:r>
          <w:rPr>
            <w:rFonts w:ascii="Cambria Math" w:hAnsi="Cambria Math"/>
          </w:rPr>
          <m:t>O(n⋅</m:t>
        </m:r>
        <m:r>
          <m:rPr>
            <m:sty m:val="p"/>
          </m:rPr>
          <w:rPr>
            <w:rFonts w:ascii="Cambria Math" w:hAnsi="Cambria Math"/>
          </w:rPr>
          <m:t>log</m:t>
        </m:r>
        <m:r>
          <w:rPr>
            <w:rFonts w:ascii="Cambria Math" w:hAnsi="Cambria Math"/>
          </w:rPr>
          <m:t>⁡n)</m:t>
        </m:r>
      </m:oMath>
      <w:r w:rsidRPr="000B28CB">
        <w:t>, although a linear time approach </w:t>
      </w:r>
      <m:oMath>
        <m:r>
          <w:rPr>
            <w:rFonts w:ascii="Cambria Math" w:hAnsi="Cambria Math"/>
          </w:rPr>
          <m:t>O(n)</m:t>
        </m:r>
      </m:oMath>
      <w:r w:rsidRPr="000B28CB">
        <w:t> is commonly the goal.</w:t>
      </w:r>
    </w:p>
    <w:p w14:paraId="78C7290F" w14:textId="03FED903" w:rsidR="000B28CB" w:rsidRPr="000B28CB" w:rsidRDefault="000B28CB" w:rsidP="000B28CB">
      <w:r w:rsidRPr="000B28CB">
        <w:t>In this range, ask yourself if sorting the input or using a heap can be helpful. If not, then aim for an </w:t>
      </w:r>
      <m:oMath>
        <m:r>
          <w:rPr>
            <w:rFonts w:ascii="Cambria Math" w:hAnsi="Cambria Math"/>
          </w:rPr>
          <m:t>O(n)</m:t>
        </m:r>
      </m:oMath>
      <w:r w:rsidRPr="000B28CB">
        <w:t> algorithm. Nested loops that run in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0B28CB">
        <w:t xml:space="preserve"> are unacceptable - you will probably need to make use of a technique learned in this course to simulate a nested loop's </w:t>
      </w:r>
      <w:proofErr w:type="spellStart"/>
      <w:r w:rsidRPr="000B28CB">
        <w:t>behavior</w:t>
      </w:r>
      <w:proofErr w:type="spellEnd"/>
      <w:r w:rsidRPr="000B28CB">
        <w:t xml:space="preserve"> in </w:t>
      </w:r>
      <m:oMath>
        <m:r>
          <w:rPr>
            <w:rFonts w:ascii="Cambria Math" w:hAnsi="Cambria Math"/>
          </w:rPr>
          <m:t>O(1)</m:t>
        </m:r>
      </m:oMath>
      <w:r w:rsidRPr="000B28CB">
        <w:t> or </w:t>
      </w:r>
      <m:oMath>
        <m:r>
          <w:rPr>
            <w:rFonts w:ascii="Cambria Math" w:hAnsi="Cambria Math"/>
          </w:rPr>
          <m:t>O(</m:t>
        </m:r>
        <m:r>
          <m:rPr>
            <m:sty m:val="p"/>
          </m:rPr>
          <w:rPr>
            <w:rFonts w:ascii="Cambria Math" w:hAnsi="Cambria Math"/>
          </w:rPr>
          <m:t>log</m:t>
        </m:r>
        <m:r>
          <w:rPr>
            <w:rFonts w:ascii="Cambria Math" w:hAnsi="Cambria Math"/>
          </w:rPr>
          <m:t>⁡n)</m:t>
        </m:r>
      </m:oMath>
      <w:r w:rsidRPr="000B28CB">
        <w:t>:</w:t>
      </w:r>
    </w:p>
    <w:p w14:paraId="0B7F173E" w14:textId="77777777" w:rsidR="000B28CB" w:rsidRPr="000B28CB" w:rsidRDefault="000B28CB" w:rsidP="000B28CB">
      <w:pPr>
        <w:numPr>
          <w:ilvl w:val="0"/>
          <w:numId w:val="18"/>
        </w:numPr>
      </w:pPr>
      <w:r w:rsidRPr="000B28CB">
        <w:t>Hash map</w:t>
      </w:r>
    </w:p>
    <w:p w14:paraId="25AB637E" w14:textId="77777777" w:rsidR="000B28CB" w:rsidRPr="000B28CB" w:rsidRDefault="000B28CB" w:rsidP="000B28CB">
      <w:pPr>
        <w:numPr>
          <w:ilvl w:val="0"/>
          <w:numId w:val="18"/>
        </w:numPr>
      </w:pPr>
      <w:r w:rsidRPr="000B28CB">
        <w:t>A two pointers implementation like sliding window</w:t>
      </w:r>
    </w:p>
    <w:p w14:paraId="3B149491" w14:textId="77777777" w:rsidR="000B28CB" w:rsidRPr="000B28CB" w:rsidRDefault="000B28CB" w:rsidP="000B28CB">
      <w:pPr>
        <w:numPr>
          <w:ilvl w:val="0"/>
          <w:numId w:val="18"/>
        </w:numPr>
      </w:pPr>
      <w:r w:rsidRPr="000B28CB">
        <w:t>Monotonic stack</w:t>
      </w:r>
    </w:p>
    <w:p w14:paraId="1F945692" w14:textId="77777777" w:rsidR="000B28CB" w:rsidRPr="000B28CB" w:rsidRDefault="000B28CB" w:rsidP="000B28CB">
      <w:pPr>
        <w:numPr>
          <w:ilvl w:val="0"/>
          <w:numId w:val="18"/>
        </w:numPr>
      </w:pPr>
      <w:r w:rsidRPr="000B28CB">
        <w:t>Binary search</w:t>
      </w:r>
    </w:p>
    <w:p w14:paraId="18C9D4FD" w14:textId="77777777" w:rsidR="000B28CB" w:rsidRPr="000B28CB" w:rsidRDefault="000B28CB" w:rsidP="000B28CB">
      <w:pPr>
        <w:numPr>
          <w:ilvl w:val="0"/>
          <w:numId w:val="18"/>
        </w:numPr>
      </w:pPr>
      <w:r w:rsidRPr="000B28CB">
        <w:t>Heap</w:t>
      </w:r>
    </w:p>
    <w:p w14:paraId="11FCBF5C" w14:textId="77777777" w:rsidR="000B28CB" w:rsidRPr="000B28CB" w:rsidRDefault="000B28CB" w:rsidP="000B28CB">
      <w:pPr>
        <w:numPr>
          <w:ilvl w:val="0"/>
          <w:numId w:val="18"/>
        </w:numPr>
      </w:pPr>
      <w:r w:rsidRPr="000B28CB">
        <w:t>A combination of any of the above</w:t>
      </w:r>
    </w:p>
    <w:p w14:paraId="2845F0E8" w14:textId="59BC76C8" w:rsidR="000B28CB" w:rsidRPr="000B28CB" w:rsidRDefault="000B28CB" w:rsidP="000B28CB">
      <w:r w:rsidRPr="000B28CB">
        <w:t>If you have an </w:t>
      </w:r>
      <m:oMath>
        <m:r>
          <w:rPr>
            <w:rFonts w:ascii="Cambria Math" w:hAnsi="Cambria Math"/>
          </w:rPr>
          <m:t>O(n)</m:t>
        </m:r>
      </m:oMath>
      <w:r w:rsidRPr="000B28CB">
        <w:t> algorithm, the constant factor can be reasonably large (around 40). One common theme for string problems involves looping over the characters of the alphabet at each iteration resulting in a time complexity of </w:t>
      </w:r>
      <m:oMath>
        <m:r>
          <w:rPr>
            <w:rFonts w:ascii="Cambria Math" w:hAnsi="Cambria Math"/>
          </w:rPr>
          <m:t>O(26n)</m:t>
        </m:r>
      </m:oMath>
      <w:r w:rsidRPr="000B28CB">
        <w:t>.</w:t>
      </w:r>
    </w:p>
    <w:p w14:paraId="1E37CEDF" w14:textId="77777777" w:rsidR="000B28CB" w:rsidRPr="000B28CB" w:rsidRDefault="000B28CB" w:rsidP="000B28CB">
      <w:r w:rsidRPr="000B28CB">
        <w:pict w14:anchorId="40C458A9">
          <v:rect id="_x0000_i1296" style="width:0;height:.75pt" o:hralign="center" o:hrstd="t" o:hr="t" fillcolor="#a0a0a0" stroked="f"/>
        </w:pict>
      </w:r>
    </w:p>
    <w:p w14:paraId="5E080BA4" w14:textId="77777777" w:rsidR="000B28CB" w:rsidRPr="000B28CB" w:rsidRDefault="000B28CB" w:rsidP="000B28CB">
      <w:ins w:id="5" w:author="Unknown">
        <w:r w:rsidRPr="000B28CB">
          <w:rPr>
            <w:b/>
            <w:bCs/>
          </w:rPr>
          <w:t>100,000 &lt; n &lt; 1,000,000</w:t>
        </w:r>
      </w:ins>
    </w:p>
    <w:p w14:paraId="75B3691E" w14:textId="3625984E" w:rsidR="000B28CB" w:rsidRPr="000B28CB" w:rsidRDefault="000B28CB" w:rsidP="000B28CB">
      <m:oMath>
        <m:r>
          <w:rPr>
            <w:rFonts w:ascii="Cambria Math" w:hAnsi="Cambria Math"/>
          </w:rPr>
          <m:t>n&lt;=1</m:t>
        </m:r>
        <m:sSup>
          <m:sSupPr>
            <m:ctrlPr>
              <w:rPr>
                <w:rFonts w:ascii="Cambria Math" w:hAnsi="Cambria Math"/>
              </w:rPr>
            </m:ctrlPr>
          </m:sSupPr>
          <m:e>
            <m:r>
              <w:rPr>
                <w:rFonts w:ascii="Cambria Math" w:hAnsi="Cambria Math"/>
              </w:rPr>
              <m:t>0</m:t>
            </m:r>
          </m:e>
          <m:sup>
            <m:r>
              <w:rPr>
                <w:rFonts w:ascii="Cambria Math" w:hAnsi="Cambria Math"/>
              </w:rPr>
              <m:t>6</m:t>
            </m:r>
          </m:sup>
        </m:sSup>
      </m:oMath>
      <w:r w:rsidRPr="000B28CB">
        <w:t xml:space="preserve"> is a rare </w:t>
      </w:r>
      <w:proofErr w:type="gramStart"/>
      <w:r w:rsidRPr="000B28CB">
        <w:t>constraint, and</w:t>
      </w:r>
      <w:proofErr w:type="gramEnd"/>
      <w:r w:rsidRPr="000B28CB">
        <w:t xml:space="preserve"> will likely require a time complexity of </w:t>
      </w:r>
      <m:oMath>
        <m:r>
          <w:rPr>
            <w:rFonts w:ascii="Cambria Math" w:hAnsi="Cambria Math"/>
          </w:rPr>
          <m:t>O(n)</m:t>
        </m:r>
      </m:oMath>
      <w:r w:rsidRPr="000B28CB">
        <w:t>. In this range, </w:t>
      </w:r>
      <m:oMath>
        <m:r>
          <w:rPr>
            <w:rFonts w:ascii="Cambria Math" w:hAnsi="Cambria Math"/>
          </w:rPr>
          <m:t>O(n⋅</m:t>
        </m:r>
        <m:r>
          <m:rPr>
            <m:sty m:val="p"/>
          </m:rPr>
          <w:rPr>
            <w:rFonts w:ascii="Cambria Math" w:hAnsi="Cambria Math"/>
          </w:rPr>
          <m:t>log</m:t>
        </m:r>
        <m:r>
          <w:rPr>
            <w:rFonts w:ascii="Cambria Math" w:hAnsi="Cambria Math"/>
          </w:rPr>
          <m:t>⁡n)</m:t>
        </m:r>
      </m:oMath>
      <w:r w:rsidRPr="000B28CB">
        <w:t xml:space="preserve"> is usually safe </w:t>
      </w:r>
      <w:proofErr w:type="gramStart"/>
      <w:r w:rsidRPr="000B28CB">
        <w:t>as long as</w:t>
      </w:r>
      <w:proofErr w:type="gramEnd"/>
      <w:r w:rsidRPr="000B28CB">
        <w:t xml:space="preserve"> it has a small constant factor. You will very likely need to incorporate a hash map in some way.</w:t>
      </w:r>
    </w:p>
    <w:p w14:paraId="7ED49C3B" w14:textId="77777777" w:rsidR="000B28CB" w:rsidRPr="000B28CB" w:rsidRDefault="000B28CB" w:rsidP="000B28CB">
      <w:r w:rsidRPr="000B28CB">
        <w:pict w14:anchorId="478A1EDD">
          <v:rect id="_x0000_i1297" style="width:0;height:.75pt" o:hralign="center" o:hrstd="t" o:hr="t" fillcolor="#a0a0a0" stroked="f"/>
        </w:pict>
      </w:r>
    </w:p>
    <w:p w14:paraId="3D7A78D9" w14:textId="77777777" w:rsidR="000B28CB" w:rsidRPr="000B28CB" w:rsidRDefault="000B28CB" w:rsidP="000B28CB">
      <w:ins w:id="6" w:author="Unknown">
        <w:r w:rsidRPr="000B28CB">
          <w:rPr>
            <w:b/>
            <w:bCs/>
          </w:rPr>
          <w:t>1,000,000 &lt; n</w:t>
        </w:r>
      </w:ins>
    </w:p>
    <w:p w14:paraId="1E7AE896" w14:textId="028F4FDA" w:rsidR="000B28CB" w:rsidRPr="000B28CB" w:rsidRDefault="000B28CB" w:rsidP="000B28CB">
      <w:r w:rsidRPr="000B28CB">
        <w:lastRenderedPageBreak/>
        <w:t>With huge inputs, typically in the range of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9</m:t>
            </m:r>
          </m:sup>
        </m:sSup>
      </m:oMath>
      <w:r w:rsidRPr="000B28CB">
        <w:t> or more, the most common acceptable time complexity will be logarithmic </w:t>
      </w:r>
      <m:oMath>
        <m:r>
          <w:rPr>
            <w:rFonts w:ascii="Cambria Math" w:hAnsi="Cambria Math"/>
          </w:rPr>
          <m:t>O(</m:t>
        </m:r>
        <m:r>
          <m:rPr>
            <m:sty m:val="p"/>
          </m:rPr>
          <w:rPr>
            <w:rFonts w:ascii="Cambria Math" w:hAnsi="Cambria Math"/>
          </w:rPr>
          <m:t>log</m:t>
        </m:r>
        <m:r>
          <w:rPr>
            <w:rFonts w:ascii="Cambria Math" w:hAnsi="Cambria Math"/>
          </w:rPr>
          <m:t>⁡n)</m:t>
        </m:r>
      </m:oMath>
      <w:r w:rsidRPr="000B28CB">
        <w:t> or constant </w:t>
      </w:r>
      <m:oMath>
        <m:r>
          <w:rPr>
            <w:rFonts w:ascii="Cambria Math" w:hAnsi="Cambria Math"/>
          </w:rPr>
          <m:t>O(1)</m:t>
        </m:r>
      </m:oMath>
      <w:r w:rsidRPr="000B28CB">
        <w:t>. In these problems, you must either significantly reduce your search space at each iteration (usually binary search) or use clever tricks to find information in constant time (like with math or a clever use of hash maps).</w:t>
      </w:r>
    </w:p>
    <w:p w14:paraId="6C398E78" w14:textId="32EAB99C" w:rsidR="000B28CB" w:rsidRPr="000B28CB" w:rsidRDefault="000B28CB" w:rsidP="000B28CB">
      <w:r w:rsidRPr="000B28CB">
        <w:t>Other time complexities are possible like </w:t>
      </w:r>
      <m:oMath>
        <m:r>
          <w:rPr>
            <w:rFonts w:ascii="Cambria Math" w:hAnsi="Cambria Math"/>
          </w:rPr>
          <m:t>O(</m:t>
        </m:r>
        <m:rad>
          <m:radPr>
            <m:degHide m:val="1"/>
            <m:ctrlPr>
              <w:rPr>
                <w:rFonts w:ascii="Cambria Math" w:hAnsi="Cambria Math"/>
              </w:rPr>
            </m:ctrlPr>
          </m:radPr>
          <m:deg/>
          <m:e>
            <m:r>
              <w:rPr>
                <w:rFonts w:ascii="Cambria Math" w:hAnsi="Cambria Math"/>
              </w:rPr>
              <m:t>n</m:t>
            </m:r>
          </m:e>
        </m:rad>
        <m:r>
          <w:rPr>
            <w:rFonts w:ascii="Cambria Math" w:hAnsi="Cambria Math"/>
          </w:rPr>
          <m:t>)</m:t>
        </m:r>
      </m:oMath>
      <w:r w:rsidRPr="000B28CB">
        <w:t>, but this is very rare and will usually only be seen in very advanced problems.</w:t>
      </w:r>
    </w:p>
    <w:p w14:paraId="771B7279" w14:textId="77777777" w:rsidR="000B28CB" w:rsidRPr="000B28CB" w:rsidRDefault="000B28CB" w:rsidP="000B28CB">
      <w:r w:rsidRPr="000B28CB">
        <w:pict w14:anchorId="18CEEB77">
          <v:rect id="_x0000_i1298" style="width:0;height:.75pt" o:hralign="center" o:hrstd="t" o:hr="t" fillcolor="#a0a0a0" stroked="f"/>
        </w:pict>
      </w:r>
    </w:p>
    <w:p w14:paraId="730386E9" w14:textId="77777777" w:rsidR="000B28CB" w:rsidRPr="000B28CB" w:rsidRDefault="000B28CB" w:rsidP="000B28CB">
      <w:r w:rsidRPr="000B28CB">
        <w:t>Sorting algorithms</w:t>
      </w:r>
    </w:p>
    <w:p w14:paraId="695B9BB1" w14:textId="4064DA8C" w:rsidR="000B28CB" w:rsidRPr="000B28CB" w:rsidRDefault="000B28CB" w:rsidP="000B28CB">
      <w:r w:rsidRPr="000B28CB">
        <w:t>All major programming languages have a built-in method for sorting. It is usually correct to assume and say sorting costs </w:t>
      </w:r>
      <m:oMath>
        <m:r>
          <w:rPr>
            <w:rFonts w:ascii="Cambria Math" w:hAnsi="Cambria Math"/>
          </w:rPr>
          <m:t>O(n⋅</m:t>
        </m:r>
        <m:r>
          <m:rPr>
            <m:sty m:val="p"/>
          </m:rPr>
          <w:rPr>
            <w:rFonts w:ascii="Cambria Math" w:hAnsi="Cambria Math"/>
          </w:rPr>
          <m:t>log</m:t>
        </m:r>
        <m:r>
          <w:rPr>
            <w:rFonts w:ascii="Cambria Math" w:hAnsi="Cambria Math"/>
          </w:rPr>
          <m:t>⁡n)</m:t>
        </m:r>
      </m:oMath>
      <w:r w:rsidRPr="000B28CB">
        <w:t>, where </w:t>
      </w:r>
      <m:oMath>
        <m:r>
          <w:rPr>
            <w:rFonts w:ascii="Cambria Math" w:hAnsi="Cambria Math"/>
          </w:rPr>
          <m:t>n</m:t>
        </m:r>
      </m:oMath>
      <w:r w:rsidRPr="000B28CB">
        <w:t> is the number of elements being sorted. For completeness, here is a chart that lists many common sorting algorithms and their completeness. The algorithm implemented by a programming language varies; for example, Python uses Timsort but in C++, the specific algorithm is not mandated and varies.</w:t>
      </w:r>
    </w:p>
    <w:p w14:paraId="7A70C9A9" w14:textId="66CEE009" w:rsidR="000B28CB" w:rsidRPr="000B28CB" w:rsidRDefault="000B28CB" w:rsidP="000B28CB">
      <w:r w:rsidRPr="000B28CB">
        <w:drawing>
          <wp:inline distT="0" distB="0" distL="0" distR="0" wp14:anchorId="552BEC47" wp14:editId="428B85FD">
            <wp:extent cx="5731510" cy="3665220"/>
            <wp:effectExtent l="0" t="0" r="2540" b="0"/>
            <wp:docPr id="1567165299" name="Picture 5" descr="sorting algorithm complex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sorting algorithm complexiti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665220"/>
                    </a:xfrm>
                    <a:prstGeom prst="rect">
                      <a:avLst/>
                    </a:prstGeom>
                    <a:noFill/>
                    <a:ln>
                      <a:noFill/>
                    </a:ln>
                  </pic:spPr>
                </pic:pic>
              </a:graphicData>
            </a:graphic>
          </wp:inline>
        </w:drawing>
      </w:r>
    </w:p>
    <w:p w14:paraId="53F55BF8" w14:textId="77777777" w:rsidR="000B28CB" w:rsidRPr="000B28CB" w:rsidRDefault="000B28CB" w:rsidP="000B28CB">
      <w:r w:rsidRPr="000B28CB">
        <w:t>Definition of a stable sort from </w:t>
      </w:r>
      <w:hyperlink r:id="rId11" w:tgtFrame="_blank" w:history="1">
        <w:r w:rsidRPr="000B28CB">
          <w:rPr>
            <w:rStyle w:val="Hyperlink"/>
          </w:rPr>
          <w:t>Wikipedia</w:t>
        </w:r>
      </w:hyperlink>
      <w:r w:rsidRPr="000B28CB">
        <w:t>: "Stable sorting algorithms maintain the relative order of records with equal keys (i.e. values). That is, a sorting algorithm is stable if whenever there are two records R and S with the same key and with R appearing before S in the original list, R will appear before S in the sorted list."</w:t>
      </w:r>
    </w:p>
    <w:p w14:paraId="06D61170" w14:textId="77777777" w:rsidR="000B28CB" w:rsidRPr="000B28CB" w:rsidRDefault="000B28CB" w:rsidP="000B28CB">
      <w:r w:rsidRPr="000B28CB">
        <w:pict w14:anchorId="1114348A">
          <v:rect id="_x0000_i1300" style="width:0;height:.75pt" o:hralign="center" o:hrstd="t" o:hr="t" fillcolor="#a0a0a0" stroked="f"/>
        </w:pict>
      </w:r>
    </w:p>
    <w:p w14:paraId="5D67AF15" w14:textId="77777777" w:rsidR="000B28CB" w:rsidRPr="000B28CB" w:rsidRDefault="000B28CB" w:rsidP="000B28CB">
      <w:r w:rsidRPr="000B28CB">
        <w:t>General DS/A flowchart</w:t>
      </w:r>
    </w:p>
    <w:p w14:paraId="6DB497B6" w14:textId="77777777" w:rsidR="000B28CB" w:rsidRPr="000B28CB" w:rsidRDefault="000B28CB" w:rsidP="000B28CB">
      <w:r w:rsidRPr="000B28CB">
        <w:t>Here's a flowchart that can help you figure out which data structure or algorithm should be used. Note that this flowchart is very general as it would be impossible to cover every single scenario.</w:t>
      </w:r>
    </w:p>
    <w:p w14:paraId="442D0E36" w14:textId="77777777" w:rsidR="000B28CB" w:rsidRPr="000B28CB" w:rsidRDefault="000B28CB" w:rsidP="000B28CB">
      <w:r w:rsidRPr="000B28CB">
        <w:lastRenderedPageBreak/>
        <w:t>Note that this flowchart only covers methods taught in LICC, and as such more advanced algorithms like Dijkstra's is excluded.</w:t>
      </w:r>
    </w:p>
    <w:p w14:paraId="0F871971" w14:textId="0CAEB31F" w:rsidR="000B28CB" w:rsidRPr="000B28CB" w:rsidRDefault="000B28CB" w:rsidP="000B28CB">
      <w:r w:rsidRPr="000B28CB">
        <w:drawing>
          <wp:inline distT="0" distB="0" distL="0" distR="0" wp14:anchorId="4F305651" wp14:editId="21A142C7">
            <wp:extent cx="5731510" cy="6864350"/>
            <wp:effectExtent l="0" t="0" r="2540" b="0"/>
            <wp:docPr id="1738695419" name="Picture 4" descr="data structures and algorith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data structures and algorithm flowcha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6864350"/>
                    </a:xfrm>
                    <a:prstGeom prst="rect">
                      <a:avLst/>
                    </a:prstGeom>
                    <a:noFill/>
                    <a:ln>
                      <a:noFill/>
                    </a:ln>
                  </pic:spPr>
                </pic:pic>
              </a:graphicData>
            </a:graphic>
          </wp:inline>
        </w:drawing>
      </w:r>
    </w:p>
    <w:p w14:paraId="4CE7C623" w14:textId="77777777" w:rsidR="000B28CB" w:rsidRPr="000B28CB" w:rsidRDefault="000B28CB" w:rsidP="000B28CB">
      <w:r w:rsidRPr="000B28CB">
        <w:pict w14:anchorId="0C6C4682">
          <v:rect id="_x0000_i1302" style="width:0;height:.75pt" o:hralign="center" o:hrstd="t" o:hr="t" fillcolor="#a0a0a0" stroked="f"/>
        </w:pict>
      </w:r>
    </w:p>
    <w:p w14:paraId="72A90E7E" w14:textId="77777777" w:rsidR="000B28CB" w:rsidRPr="000B28CB" w:rsidRDefault="000B28CB" w:rsidP="000B28CB">
      <w:r w:rsidRPr="000B28CB">
        <w:t>Interview stages cheat sheet</w:t>
      </w:r>
    </w:p>
    <w:p w14:paraId="5A9DF98C" w14:textId="77777777" w:rsidR="000B28CB" w:rsidRPr="000B28CB" w:rsidRDefault="000B28CB" w:rsidP="000B28CB">
      <w:r w:rsidRPr="000B28CB">
        <w:t>The following will be a summary of the "Stages of an interview" article. If you have a remote interview, you can print this condensed version and keep it in front of you during the interview.</w:t>
      </w:r>
    </w:p>
    <w:p w14:paraId="797B60C6" w14:textId="77777777" w:rsidR="000B28CB" w:rsidRPr="000B28CB" w:rsidRDefault="000B28CB" w:rsidP="000B28CB">
      <w:r w:rsidRPr="000B28CB">
        <w:rPr>
          <w:b/>
          <w:bCs/>
        </w:rPr>
        <w:t>Stage 1: Introductions</w:t>
      </w:r>
    </w:p>
    <w:p w14:paraId="0D3C81DF" w14:textId="77777777" w:rsidR="000B28CB" w:rsidRPr="000B28CB" w:rsidRDefault="000B28CB" w:rsidP="000B28CB">
      <w:pPr>
        <w:numPr>
          <w:ilvl w:val="0"/>
          <w:numId w:val="19"/>
        </w:numPr>
      </w:pPr>
      <w:r w:rsidRPr="000B28CB">
        <w:lastRenderedPageBreak/>
        <w:t>Have a rehearsed 30-60 second introduction regarding your education, work experience, and interests prepared.</w:t>
      </w:r>
    </w:p>
    <w:p w14:paraId="654EF7E4" w14:textId="77777777" w:rsidR="000B28CB" w:rsidRPr="000B28CB" w:rsidRDefault="000B28CB" w:rsidP="000B28CB">
      <w:pPr>
        <w:numPr>
          <w:ilvl w:val="0"/>
          <w:numId w:val="19"/>
        </w:numPr>
      </w:pPr>
      <w:r w:rsidRPr="000B28CB">
        <w:t>Smile and speak with confidence.</w:t>
      </w:r>
    </w:p>
    <w:p w14:paraId="2188C24B" w14:textId="77777777" w:rsidR="000B28CB" w:rsidRPr="000B28CB" w:rsidRDefault="000B28CB" w:rsidP="000B28CB">
      <w:pPr>
        <w:numPr>
          <w:ilvl w:val="0"/>
          <w:numId w:val="19"/>
        </w:numPr>
      </w:pPr>
      <w:r w:rsidRPr="000B28CB">
        <w:t>Pay attention when the interviewer talks about themselves and incorporate their work into your questions later.</w:t>
      </w:r>
    </w:p>
    <w:p w14:paraId="16927045" w14:textId="77777777" w:rsidR="000B28CB" w:rsidRPr="000B28CB" w:rsidRDefault="000B28CB" w:rsidP="000B28CB">
      <w:r w:rsidRPr="000B28CB">
        <w:pict w14:anchorId="30D99DFA">
          <v:rect id="_x0000_i1303" style="width:0;height:.75pt" o:hralign="center" o:hrstd="t" o:hr="t" fillcolor="#a0a0a0" stroked="f"/>
        </w:pict>
      </w:r>
    </w:p>
    <w:p w14:paraId="0AE9C350" w14:textId="77777777" w:rsidR="000B28CB" w:rsidRPr="000B28CB" w:rsidRDefault="000B28CB" w:rsidP="000B28CB">
      <w:r w:rsidRPr="000B28CB">
        <w:rPr>
          <w:b/>
          <w:bCs/>
        </w:rPr>
        <w:t>Stage 2: Problem statement</w:t>
      </w:r>
    </w:p>
    <w:p w14:paraId="44F68909" w14:textId="77777777" w:rsidR="000B28CB" w:rsidRPr="000B28CB" w:rsidRDefault="000B28CB" w:rsidP="000B28CB">
      <w:pPr>
        <w:numPr>
          <w:ilvl w:val="0"/>
          <w:numId w:val="20"/>
        </w:numPr>
      </w:pPr>
      <w:r w:rsidRPr="000B28CB">
        <w:t>Paraphrase the problem back to the interviewer after they have read it to you.</w:t>
      </w:r>
    </w:p>
    <w:p w14:paraId="40F40838" w14:textId="77777777" w:rsidR="000B28CB" w:rsidRPr="000B28CB" w:rsidRDefault="000B28CB" w:rsidP="000B28CB">
      <w:pPr>
        <w:numPr>
          <w:ilvl w:val="0"/>
          <w:numId w:val="20"/>
        </w:numPr>
      </w:pPr>
      <w:r w:rsidRPr="000B28CB">
        <w:t>Ask clarifying questions about the input such as the expected input size, edge cases, and invalid inputs.</w:t>
      </w:r>
    </w:p>
    <w:p w14:paraId="6CEC2009" w14:textId="77777777" w:rsidR="000B28CB" w:rsidRPr="000B28CB" w:rsidRDefault="000B28CB" w:rsidP="000B28CB">
      <w:pPr>
        <w:numPr>
          <w:ilvl w:val="0"/>
          <w:numId w:val="20"/>
        </w:numPr>
      </w:pPr>
      <w:r w:rsidRPr="000B28CB">
        <w:t>Quickly walk through an example test case to confirm you understand the problem.</w:t>
      </w:r>
    </w:p>
    <w:p w14:paraId="3995F55A" w14:textId="77777777" w:rsidR="000B28CB" w:rsidRPr="000B28CB" w:rsidRDefault="000B28CB" w:rsidP="000B28CB">
      <w:r w:rsidRPr="000B28CB">
        <w:pict w14:anchorId="278E54DE">
          <v:rect id="_x0000_i1304" style="width:0;height:.75pt" o:hralign="center" o:hrstd="t" o:hr="t" fillcolor="#a0a0a0" stroked="f"/>
        </w:pict>
      </w:r>
    </w:p>
    <w:p w14:paraId="48F24FBE" w14:textId="77777777" w:rsidR="000B28CB" w:rsidRPr="000B28CB" w:rsidRDefault="000B28CB" w:rsidP="000B28CB">
      <w:r w:rsidRPr="000B28CB">
        <w:rPr>
          <w:b/>
          <w:bCs/>
        </w:rPr>
        <w:t>Stage 3: Brainstorming DS&amp;A</w:t>
      </w:r>
    </w:p>
    <w:p w14:paraId="12EA01E5" w14:textId="77777777" w:rsidR="000B28CB" w:rsidRPr="000B28CB" w:rsidRDefault="000B28CB" w:rsidP="000B28CB">
      <w:pPr>
        <w:numPr>
          <w:ilvl w:val="0"/>
          <w:numId w:val="21"/>
        </w:numPr>
      </w:pPr>
      <w:r w:rsidRPr="000B28CB">
        <w:t>Always be thinking out loud.</w:t>
      </w:r>
    </w:p>
    <w:p w14:paraId="365767D0" w14:textId="77777777" w:rsidR="000B28CB" w:rsidRPr="000B28CB" w:rsidRDefault="000B28CB" w:rsidP="000B28CB">
      <w:pPr>
        <w:numPr>
          <w:ilvl w:val="0"/>
          <w:numId w:val="21"/>
        </w:numPr>
      </w:pPr>
      <w:r w:rsidRPr="000B28CB">
        <w:t xml:space="preserve">Break the problem down: figure out what you need to </w:t>
      </w:r>
      <w:proofErr w:type="gramStart"/>
      <w:r w:rsidRPr="000B28CB">
        <w:t>do, and</w:t>
      </w:r>
      <w:proofErr w:type="gramEnd"/>
      <w:r w:rsidRPr="000B28CB">
        <w:t xml:space="preserve"> think about what data structure or algorithm can accomplish it with a good time complexity.</w:t>
      </w:r>
    </w:p>
    <w:p w14:paraId="52366430" w14:textId="77777777" w:rsidR="000B28CB" w:rsidRPr="000B28CB" w:rsidRDefault="000B28CB" w:rsidP="000B28CB">
      <w:pPr>
        <w:numPr>
          <w:ilvl w:val="0"/>
          <w:numId w:val="21"/>
        </w:numPr>
      </w:pPr>
      <w:r w:rsidRPr="000B28CB">
        <w:t>Be receptive to any comments or feedback from the interviewer, they are probably trying to hint you towards the correct solution.</w:t>
      </w:r>
    </w:p>
    <w:p w14:paraId="0BAE662C" w14:textId="77777777" w:rsidR="000B28CB" w:rsidRPr="000B28CB" w:rsidRDefault="000B28CB" w:rsidP="000B28CB">
      <w:pPr>
        <w:numPr>
          <w:ilvl w:val="0"/>
          <w:numId w:val="21"/>
        </w:numPr>
      </w:pPr>
      <w:r w:rsidRPr="000B28CB">
        <w:t>Once you have an idea, before coding, explain your idea to the interviewer and make sure they understand and agree that it is a reasonable approach.</w:t>
      </w:r>
    </w:p>
    <w:p w14:paraId="3C926C91" w14:textId="77777777" w:rsidR="000B28CB" w:rsidRPr="000B28CB" w:rsidRDefault="000B28CB" w:rsidP="000B28CB">
      <w:r w:rsidRPr="000B28CB">
        <w:pict w14:anchorId="1A5A8259">
          <v:rect id="_x0000_i1305" style="width:0;height:.75pt" o:hralign="center" o:hrstd="t" o:hr="t" fillcolor="#a0a0a0" stroked="f"/>
        </w:pict>
      </w:r>
    </w:p>
    <w:p w14:paraId="585BD48F" w14:textId="77777777" w:rsidR="000B28CB" w:rsidRPr="000B28CB" w:rsidRDefault="000B28CB" w:rsidP="000B28CB">
      <w:r w:rsidRPr="000B28CB">
        <w:rPr>
          <w:b/>
          <w:bCs/>
        </w:rPr>
        <w:t>Stage 4: Implementation</w:t>
      </w:r>
    </w:p>
    <w:p w14:paraId="55F662A4" w14:textId="77777777" w:rsidR="000B28CB" w:rsidRPr="000B28CB" w:rsidRDefault="000B28CB" w:rsidP="000B28CB">
      <w:pPr>
        <w:numPr>
          <w:ilvl w:val="0"/>
          <w:numId w:val="22"/>
        </w:numPr>
      </w:pPr>
      <w:r w:rsidRPr="000B28CB">
        <w:t>Explain your decision-making as you implement. When you declare things like sets, explain what the purpose is.</w:t>
      </w:r>
    </w:p>
    <w:p w14:paraId="68330E9C" w14:textId="77777777" w:rsidR="000B28CB" w:rsidRPr="000B28CB" w:rsidRDefault="000B28CB" w:rsidP="000B28CB">
      <w:pPr>
        <w:numPr>
          <w:ilvl w:val="0"/>
          <w:numId w:val="22"/>
        </w:numPr>
      </w:pPr>
      <w:r w:rsidRPr="000B28CB">
        <w:t>Write clean code that conforms to your programming language's conventions.</w:t>
      </w:r>
    </w:p>
    <w:p w14:paraId="09C45922" w14:textId="77777777" w:rsidR="000B28CB" w:rsidRPr="000B28CB" w:rsidRDefault="000B28CB" w:rsidP="000B28CB">
      <w:pPr>
        <w:numPr>
          <w:ilvl w:val="0"/>
          <w:numId w:val="22"/>
        </w:numPr>
      </w:pPr>
      <w:r w:rsidRPr="000B28CB">
        <w:t>Avoid writing duplicate code - use a helper function or for loop if you are writing similar code multiple times.</w:t>
      </w:r>
    </w:p>
    <w:p w14:paraId="4C9C1464" w14:textId="77777777" w:rsidR="000B28CB" w:rsidRPr="000B28CB" w:rsidRDefault="000B28CB" w:rsidP="000B28CB">
      <w:pPr>
        <w:numPr>
          <w:ilvl w:val="0"/>
          <w:numId w:val="22"/>
        </w:numPr>
      </w:pPr>
      <w:r w:rsidRPr="000B28CB">
        <w:t>If you are stuck, don't panic - communicate your concerns with your interviewer.</w:t>
      </w:r>
    </w:p>
    <w:p w14:paraId="1AC70C28" w14:textId="77777777" w:rsidR="000B28CB" w:rsidRPr="000B28CB" w:rsidRDefault="000B28CB" w:rsidP="000B28CB">
      <w:pPr>
        <w:numPr>
          <w:ilvl w:val="0"/>
          <w:numId w:val="22"/>
        </w:numPr>
      </w:pPr>
      <w:r w:rsidRPr="000B28CB">
        <w:t>Don't be scared to start with a brute force solution (while acknowledging that it is brute force), then improve it by optimizing the "slow" parts.</w:t>
      </w:r>
    </w:p>
    <w:p w14:paraId="612A2D7A" w14:textId="77777777" w:rsidR="000B28CB" w:rsidRPr="000B28CB" w:rsidRDefault="000B28CB" w:rsidP="000B28CB">
      <w:pPr>
        <w:numPr>
          <w:ilvl w:val="0"/>
          <w:numId w:val="22"/>
        </w:numPr>
      </w:pPr>
      <w:r w:rsidRPr="000B28CB">
        <w:t>Keep thinking out loud and talk with your interviewer. It makes it easier for them to give you hints.</w:t>
      </w:r>
    </w:p>
    <w:p w14:paraId="2A1F7E15" w14:textId="77777777" w:rsidR="000B28CB" w:rsidRPr="000B28CB" w:rsidRDefault="000B28CB" w:rsidP="000B28CB">
      <w:r w:rsidRPr="000B28CB">
        <w:pict w14:anchorId="1D473E91">
          <v:rect id="_x0000_i1306" style="width:0;height:.75pt" o:hralign="center" o:hrstd="t" o:hr="t" fillcolor="#a0a0a0" stroked="f"/>
        </w:pict>
      </w:r>
    </w:p>
    <w:p w14:paraId="1534C087" w14:textId="77777777" w:rsidR="000B28CB" w:rsidRPr="000B28CB" w:rsidRDefault="000B28CB" w:rsidP="000B28CB">
      <w:r w:rsidRPr="000B28CB">
        <w:rPr>
          <w:b/>
          <w:bCs/>
        </w:rPr>
        <w:t>Stage 5: Testing &amp; debugging</w:t>
      </w:r>
    </w:p>
    <w:p w14:paraId="23CAA6CE" w14:textId="77777777" w:rsidR="000B28CB" w:rsidRPr="000B28CB" w:rsidRDefault="000B28CB" w:rsidP="000B28CB">
      <w:pPr>
        <w:numPr>
          <w:ilvl w:val="0"/>
          <w:numId w:val="23"/>
        </w:numPr>
      </w:pPr>
      <w:r w:rsidRPr="000B28CB">
        <w:lastRenderedPageBreak/>
        <w:t>When walking through test cases, keep track of the variables by writing at the bottom of the file, and continuously update them. Condense trivial parts like creating a prefix sum to save time.</w:t>
      </w:r>
    </w:p>
    <w:p w14:paraId="306DE34F" w14:textId="77777777" w:rsidR="000B28CB" w:rsidRPr="000B28CB" w:rsidRDefault="000B28CB" w:rsidP="000B28CB">
      <w:pPr>
        <w:numPr>
          <w:ilvl w:val="0"/>
          <w:numId w:val="23"/>
        </w:numPr>
      </w:pPr>
      <w:r w:rsidRPr="000B28CB">
        <w:t>If there are errors and the environment supports running code, put print statements in your algorithm and walk through a small test case, comparing the expected value of variables and the actual values.</w:t>
      </w:r>
    </w:p>
    <w:p w14:paraId="02B62991" w14:textId="77777777" w:rsidR="000B28CB" w:rsidRPr="000B28CB" w:rsidRDefault="000B28CB" w:rsidP="000B28CB">
      <w:pPr>
        <w:numPr>
          <w:ilvl w:val="0"/>
          <w:numId w:val="23"/>
        </w:numPr>
      </w:pPr>
      <w:r w:rsidRPr="000B28CB">
        <w:t>Be vocal and keep talking with your interviewer if you run into any problems.</w:t>
      </w:r>
    </w:p>
    <w:p w14:paraId="21654751" w14:textId="77777777" w:rsidR="000B28CB" w:rsidRPr="000B28CB" w:rsidRDefault="000B28CB" w:rsidP="000B28CB">
      <w:r w:rsidRPr="000B28CB">
        <w:pict w14:anchorId="5137F6EC">
          <v:rect id="_x0000_i1307" style="width:0;height:.75pt" o:hralign="center" o:hrstd="t" o:hr="t" fillcolor="#a0a0a0" stroked="f"/>
        </w:pict>
      </w:r>
    </w:p>
    <w:p w14:paraId="456DA547" w14:textId="77777777" w:rsidR="000B28CB" w:rsidRPr="000B28CB" w:rsidRDefault="000B28CB" w:rsidP="000B28CB">
      <w:r w:rsidRPr="000B28CB">
        <w:rPr>
          <w:b/>
          <w:bCs/>
        </w:rPr>
        <w:t>Stage 6: Explanations and follow-ups</w:t>
      </w:r>
    </w:p>
    <w:p w14:paraId="1A6A5DC7" w14:textId="77777777" w:rsidR="000B28CB" w:rsidRPr="000B28CB" w:rsidRDefault="000B28CB" w:rsidP="000B28CB">
      <w:r w:rsidRPr="000B28CB">
        <w:t>Questions you should be prepared to answer:</w:t>
      </w:r>
    </w:p>
    <w:p w14:paraId="7D9C4B9E" w14:textId="77777777" w:rsidR="000B28CB" w:rsidRPr="000B28CB" w:rsidRDefault="000B28CB" w:rsidP="000B28CB">
      <w:pPr>
        <w:numPr>
          <w:ilvl w:val="0"/>
          <w:numId w:val="24"/>
        </w:numPr>
      </w:pPr>
      <w:r w:rsidRPr="000B28CB">
        <w:t>Time and space complexity, average and worst case.</w:t>
      </w:r>
    </w:p>
    <w:p w14:paraId="700DF2AB" w14:textId="77777777" w:rsidR="000B28CB" w:rsidRPr="000B28CB" w:rsidRDefault="000B28CB" w:rsidP="000B28CB">
      <w:pPr>
        <w:numPr>
          <w:ilvl w:val="0"/>
          <w:numId w:val="24"/>
        </w:numPr>
      </w:pPr>
      <w:r w:rsidRPr="000B28CB">
        <w:t>Why did you choose this data structure, algorithm, or logic?</w:t>
      </w:r>
    </w:p>
    <w:p w14:paraId="62237724" w14:textId="012272F8" w:rsidR="000B28CB" w:rsidRPr="000B28CB" w:rsidRDefault="000B28CB" w:rsidP="000B28CB">
      <w:pPr>
        <w:numPr>
          <w:ilvl w:val="0"/>
          <w:numId w:val="24"/>
        </w:numPr>
      </w:pPr>
      <w:r w:rsidRPr="000B28CB">
        <w:t>Do you think the algorithm could be improved in terms of complexity? If they ask you this, then the answer is </w:t>
      </w:r>
      <w:r w:rsidRPr="000B28CB">
        <w:rPr>
          <w:i/>
          <w:iCs/>
        </w:rPr>
        <w:t>usually</w:t>
      </w:r>
      <w:r w:rsidRPr="000B28CB">
        <w:t> yes, especially if your algorithm is slower than </w:t>
      </w:r>
      <m:oMath>
        <m:r>
          <w:rPr>
            <w:rFonts w:ascii="Cambria Math" w:hAnsi="Cambria Math"/>
          </w:rPr>
          <m:t>O(n)</m:t>
        </m:r>
      </m:oMath>
      <w:r w:rsidRPr="000B28CB">
        <w:t>.</w:t>
      </w:r>
    </w:p>
    <w:p w14:paraId="059E8503" w14:textId="77777777" w:rsidR="000B28CB" w:rsidRPr="000B28CB" w:rsidRDefault="000B28CB" w:rsidP="000B28CB">
      <w:r w:rsidRPr="000B28CB">
        <w:pict w14:anchorId="6B08A90D">
          <v:rect id="_x0000_i1308" style="width:0;height:.75pt" o:hralign="center" o:hrstd="t" o:hr="t" fillcolor="#a0a0a0" stroked="f"/>
        </w:pict>
      </w:r>
    </w:p>
    <w:p w14:paraId="2D616AE7" w14:textId="77777777" w:rsidR="000B28CB" w:rsidRPr="000B28CB" w:rsidRDefault="000B28CB" w:rsidP="000B28CB">
      <w:r w:rsidRPr="000B28CB">
        <w:rPr>
          <w:b/>
          <w:bCs/>
        </w:rPr>
        <w:t>Stage 7: Outro</w:t>
      </w:r>
    </w:p>
    <w:p w14:paraId="0D4EFD35" w14:textId="77777777" w:rsidR="000B28CB" w:rsidRPr="000B28CB" w:rsidRDefault="000B28CB" w:rsidP="000B28CB">
      <w:pPr>
        <w:numPr>
          <w:ilvl w:val="0"/>
          <w:numId w:val="25"/>
        </w:numPr>
      </w:pPr>
      <w:r w:rsidRPr="000B28CB">
        <w:t>Have questions regarding the company prepared.</w:t>
      </w:r>
    </w:p>
    <w:p w14:paraId="2A549333" w14:textId="77777777" w:rsidR="000B28CB" w:rsidRPr="000B28CB" w:rsidRDefault="000B28CB" w:rsidP="000B28CB">
      <w:pPr>
        <w:numPr>
          <w:ilvl w:val="0"/>
          <w:numId w:val="25"/>
        </w:numPr>
      </w:pPr>
      <w:r w:rsidRPr="000B28CB">
        <w:t>Be interested, smile, and ask follow-up questions to your interviewer's responses.</w:t>
      </w:r>
    </w:p>
    <w:p w14:paraId="2DAEB88F" w14:textId="77777777" w:rsidR="000B28CB" w:rsidRDefault="000B28CB"/>
    <w:sectPr w:rsidR="000B28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994"/>
    <w:multiLevelType w:val="multilevel"/>
    <w:tmpl w:val="0F66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626F"/>
    <w:multiLevelType w:val="multilevel"/>
    <w:tmpl w:val="1C7E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54DB8"/>
    <w:multiLevelType w:val="multilevel"/>
    <w:tmpl w:val="B98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C3425"/>
    <w:multiLevelType w:val="multilevel"/>
    <w:tmpl w:val="3A08A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F5221"/>
    <w:multiLevelType w:val="multilevel"/>
    <w:tmpl w:val="E76E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D10CE"/>
    <w:multiLevelType w:val="multilevel"/>
    <w:tmpl w:val="CF22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D77FF"/>
    <w:multiLevelType w:val="multilevel"/>
    <w:tmpl w:val="A44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1148B"/>
    <w:multiLevelType w:val="multilevel"/>
    <w:tmpl w:val="A40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D06B1"/>
    <w:multiLevelType w:val="multilevel"/>
    <w:tmpl w:val="B250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B48FB"/>
    <w:multiLevelType w:val="multilevel"/>
    <w:tmpl w:val="210E7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F04D2"/>
    <w:multiLevelType w:val="multilevel"/>
    <w:tmpl w:val="38D0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455B2"/>
    <w:multiLevelType w:val="multilevel"/>
    <w:tmpl w:val="B230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675B4"/>
    <w:multiLevelType w:val="multilevel"/>
    <w:tmpl w:val="AEFE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C2796"/>
    <w:multiLevelType w:val="multilevel"/>
    <w:tmpl w:val="B9B8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D24D5"/>
    <w:multiLevelType w:val="multilevel"/>
    <w:tmpl w:val="8BD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A36D4"/>
    <w:multiLevelType w:val="multilevel"/>
    <w:tmpl w:val="48E2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95518"/>
    <w:multiLevelType w:val="multilevel"/>
    <w:tmpl w:val="94C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11DCD"/>
    <w:multiLevelType w:val="multilevel"/>
    <w:tmpl w:val="0754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03B6A"/>
    <w:multiLevelType w:val="multilevel"/>
    <w:tmpl w:val="181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F60E1"/>
    <w:multiLevelType w:val="multilevel"/>
    <w:tmpl w:val="BFEA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107DC"/>
    <w:multiLevelType w:val="multilevel"/>
    <w:tmpl w:val="809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D2586"/>
    <w:multiLevelType w:val="multilevel"/>
    <w:tmpl w:val="5BD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4839E3"/>
    <w:multiLevelType w:val="multilevel"/>
    <w:tmpl w:val="0E44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D0EAC"/>
    <w:multiLevelType w:val="multilevel"/>
    <w:tmpl w:val="366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E3B99"/>
    <w:multiLevelType w:val="multilevel"/>
    <w:tmpl w:val="5E5E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530369">
    <w:abstractNumId w:val="6"/>
  </w:num>
  <w:num w:numId="2" w16cid:durableId="1299607406">
    <w:abstractNumId w:val="0"/>
  </w:num>
  <w:num w:numId="3" w16cid:durableId="269288294">
    <w:abstractNumId w:val="12"/>
  </w:num>
  <w:num w:numId="4" w16cid:durableId="223835678">
    <w:abstractNumId w:val="3"/>
  </w:num>
  <w:num w:numId="5" w16cid:durableId="1919442158">
    <w:abstractNumId w:val="9"/>
  </w:num>
  <w:num w:numId="6" w16cid:durableId="221675131">
    <w:abstractNumId w:val="10"/>
  </w:num>
  <w:num w:numId="7" w16cid:durableId="1825198286">
    <w:abstractNumId w:val="23"/>
  </w:num>
  <w:num w:numId="8" w16cid:durableId="1571887236">
    <w:abstractNumId w:val="13"/>
  </w:num>
  <w:num w:numId="9" w16cid:durableId="1126310815">
    <w:abstractNumId w:val="18"/>
  </w:num>
  <w:num w:numId="10" w16cid:durableId="1465922614">
    <w:abstractNumId w:val="22"/>
  </w:num>
  <w:num w:numId="11" w16cid:durableId="605043583">
    <w:abstractNumId w:val="5"/>
  </w:num>
  <w:num w:numId="12" w16cid:durableId="732777930">
    <w:abstractNumId w:val="19"/>
  </w:num>
  <w:num w:numId="13" w16cid:durableId="1837063620">
    <w:abstractNumId w:val="20"/>
  </w:num>
  <w:num w:numId="14" w16cid:durableId="743070182">
    <w:abstractNumId w:val="1"/>
  </w:num>
  <w:num w:numId="15" w16cid:durableId="1924223426">
    <w:abstractNumId w:val="16"/>
  </w:num>
  <w:num w:numId="16" w16cid:durableId="2118521530">
    <w:abstractNumId w:val="14"/>
  </w:num>
  <w:num w:numId="17" w16cid:durableId="1713528982">
    <w:abstractNumId w:val="8"/>
  </w:num>
  <w:num w:numId="18" w16cid:durableId="1872107512">
    <w:abstractNumId w:val="24"/>
  </w:num>
  <w:num w:numId="19" w16cid:durableId="90660361">
    <w:abstractNumId w:val="2"/>
  </w:num>
  <w:num w:numId="20" w16cid:durableId="661128762">
    <w:abstractNumId w:val="17"/>
  </w:num>
  <w:num w:numId="21" w16cid:durableId="1103650267">
    <w:abstractNumId w:val="4"/>
  </w:num>
  <w:num w:numId="22" w16cid:durableId="923146145">
    <w:abstractNumId w:val="21"/>
  </w:num>
  <w:num w:numId="23" w16cid:durableId="521746087">
    <w:abstractNumId w:val="7"/>
  </w:num>
  <w:num w:numId="24" w16cid:durableId="1111046824">
    <w:abstractNumId w:val="15"/>
  </w:num>
  <w:num w:numId="25" w16cid:durableId="14444178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8CB"/>
    <w:rsid w:val="000B28CB"/>
    <w:rsid w:val="00342967"/>
    <w:rsid w:val="008062E1"/>
    <w:rsid w:val="009636ED"/>
    <w:rsid w:val="00BD4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DFE8"/>
  <w15:chartTrackingRefBased/>
  <w15:docId w15:val="{CD2D2295-78C9-46A9-837A-A8F30CD5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8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8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8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8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8CB"/>
    <w:rPr>
      <w:rFonts w:eastAsiaTheme="majorEastAsia" w:cstheme="majorBidi"/>
      <w:color w:val="272727" w:themeColor="text1" w:themeTint="D8"/>
    </w:rPr>
  </w:style>
  <w:style w:type="paragraph" w:styleId="Title">
    <w:name w:val="Title"/>
    <w:basedOn w:val="Normal"/>
    <w:next w:val="Normal"/>
    <w:link w:val="TitleChar"/>
    <w:uiPriority w:val="10"/>
    <w:qFormat/>
    <w:rsid w:val="000B2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8CB"/>
    <w:pPr>
      <w:spacing w:before="160"/>
      <w:jc w:val="center"/>
    </w:pPr>
    <w:rPr>
      <w:i/>
      <w:iCs/>
      <w:color w:val="404040" w:themeColor="text1" w:themeTint="BF"/>
    </w:rPr>
  </w:style>
  <w:style w:type="character" w:customStyle="1" w:styleId="QuoteChar">
    <w:name w:val="Quote Char"/>
    <w:basedOn w:val="DefaultParagraphFont"/>
    <w:link w:val="Quote"/>
    <w:uiPriority w:val="29"/>
    <w:rsid w:val="000B28CB"/>
    <w:rPr>
      <w:i/>
      <w:iCs/>
      <w:color w:val="404040" w:themeColor="text1" w:themeTint="BF"/>
    </w:rPr>
  </w:style>
  <w:style w:type="paragraph" w:styleId="ListParagraph">
    <w:name w:val="List Paragraph"/>
    <w:basedOn w:val="Normal"/>
    <w:uiPriority w:val="34"/>
    <w:qFormat/>
    <w:rsid w:val="000B28CB"/>
    <w:pPr>
      <w:ind w:left="720"/>
      <w:contextualSpacing/>
    </w:pPr>
  </w:style>
  <w:style w:type="character" w:styleId="IntenseEmphasis">
    <w:name w:val="Intense Emphasis"/>
    <w:basedOn w:val="DefaultParagraphFont"/>
    <w:uiPriority w:val="21"/>
    <w:qFormat/>
    <w:rsid w:val="000B28CB"/>
    <w:rPr>
      <w:i/>
      <w:iCs/>
      <w:color w:val="2F5496" w:themeColor="accent1" w:themeShade="BF"/>
    </w:rPr>
  </w:style>
  <w:style w:type="paragraph" w:styleId="IntenseQuote">
    <w:name w:val="Intense Quote"/>
    <w:basedOn w:val="Normal"/>
    <w:next w:val="Normal"/>
    <w:link w:val="IntenseQuoteChar"/>
    <w:uiPriority w:val="30"/>
    <w:qFormat/>
    <w:rsid w:val="000B2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8CB"/>
    <w:rPr>
      <w:i/>
      <w:iCs/>
      <w:color w:val="2F5496" w:themeColor="accent1" w:themeShade="BF"/>
    </w:rPr>
  </w:style>
  <w:style w:type="character" w:styleId="IntenseReference">
    <w:name w:val="Intense Reference"/>
    <w:basedOn w:val="DefaultParagraphFont"/>
    <w:uiPriority w:val="32"/>
    <w:qFormat/>
    <w:rsid w:val="000B28CB"/>
    <w:rPr>
      <w:b/>
      <w:bCs/>
      <w:smallCaps/>
      <w:color w:val="2F5496" w:themeColor="accent1" w:themeShade="BF"/>
      <w:spacing w:val="5"/>
    </w:rPr>
  </w:style>
  <w:style w:type="character" w:styleId="Hyperlink">
    <w:name w:val="Hyperlink"/>
    <w:basedOn w:val="DefaultParagraphFont"/>
    <w:uiPriority w:val="99"/>
    <w:unhideWhenUsed/>
    <w:rsid w:val="000B28CB"/>
    <w:rPr>
      <w:color w:val="0563C1" w:themeColor="hyperlink"/>
      <w:u w:val="single"/>
    </w:rPr>
  </w:style>
  <w:style w:type="character" w:styleId="UnresolvedMention">
    <w:name w:val="Unresolved Mention"/>
    <w:basedOn w:val="DefaultParagraphFont"/>
    <w:uiPriority w:val="99"/>
    <w:semiHidden/>
    <w:unhideWhenUsed/>
    <w:rsid w:val="000B2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eetCode-Feedback/LeetCode-Feedback/issues"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ogle.github.io/styleguide/" TargetMode="External"/><Relationship Id="rId11" Type="http://schemas.openxmlformats.org/officeDocument/2006/relationships/hyperlink" Target="https://en.wikipedia.org/wiki/Category:Stable_sorts" TargetMode="External"/><Relationship Id="rId5" Type="http://schemas.openxmlformats.org/officeDocument/2006/relationships/hyperlink" Target="https://github.com/LeetCode-Feedback/LeetCode-Feedback/issues"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tackoverflow.com/questions/33044883/why-is-the-time-complexity-of-pythons-list-append-method-o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3645</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Ranjan</dc:creator>
  <cp:keywords/>
  <dc:description/>
  <cp:lastModifiedBy>Sudhanshu Ranjan</cp:lastModifiedBy>
  <cp:revision>1</cp:revision>
  <dcterms:created xsi:type="dcterms:W3CDTF">2026-02-03T10:58:00Z</dcterms:created>
  <dcterms:modified xsi:type="dcterms:W3CDTF">2026-02-03T11:26:00Z</dcterms:modified>
</cp:coreProperties>
</file>